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7222" w:rsidRPr="00537222" w:rsidRDefault="00537222" w:rsidP="00537222">
      <w:pPr>
        <w:shd w:val="clear" w:color="auto" w:fill="FFFFFF"/>
        <w:spacing w:after="150" w:line="345" w:lineRule="atLeast"/>
        <w:rPr>
          <w:rFonts w:ascii="Arial" w:eastAsia="Times New Roman" w:hAnsi="Arial" w:cs="Arial"/>
          <w:color w:val="000000"/>
          <w:sz w:val="18"/>
          <w:szCs w:val="18"/>
        </w:rPr>
      </w:pPr>
      <w:r w:rsidRPr="00537222">
        <w:rPr>
          <w:rFonts w:ascii="Arial" w:eastAsia="Times New Roman" w:hAnsi="Arial" w:cs="Arial"/>
          <w:color w:val="000000"/>
          <w:sz w:val="18"/>
        </w:rPr>
        <w:t> </w:t>
      </w:r>
      <w:hyperlink r:id="rId5" w:history="1">
        <w:r w:rsidRPr="00537222">
          <w:rPr>
            <w:rFonts w:ascii="Arial" w:eastAsia="Times New Roman" w:hAnsi="Arial" w:cs="Arial"/>
            <w:color w:val="38A8D6"/>
            <w:sz w:val="18"/>
            <w:u w:val="single"/>
          </w:rPr>
          <w:t>Operating System</w:t>
        </w:r>
      </w:hyperlink>
    </w:p>
    <w:p w:rsidR="00537222" w:rsidRPr="00537222" w:rsidRDefault="00537222" w:rsidP="00537222">
      <w:pPr>
        <w:shd w:val="clear" w:color="auto" w:fill="FFFFFF"/>
        <w:spacing w:before="120" w:after="120" w:line="345" w:lineRule="atLeast"/>
        <w:jc w:val="both"/>
        <w:rPr>
          <w:ins w:id="0" w:author="Unknown"/>
          <w:rFonts w:ascii="Arial" w:eastAsia="Times New Roman" w:hAnsi="Arial" w:cs="Arial"/>
          <w:color w:val="000000"/>
          <w:sz w:val="18"/>
          <w:szCs w:val="18"/>
        </w:rPr>
      </w:pPr>
      <w:ins w:id="1" w:author="Unknown">
        <w:r w:rsidRPr="00537222">
          <w:rPr>
            <w:rFonts w:ascii="Arial" w:eastAsia="Times New Roman" w:hAnsi="Arial" w:cs="Arial"/>
            <w:color w:val="000000"/>
            <w:sz w:val="24"/>
            <w:szCs w:val="24"/>
          </w:rPr>
          <w:t>There are Many </w:t>
        </w:r>
        <w:r w:rsidRPr="00537222">
          <w:rPr>
            <w:rFonts w:ascii="Arial" w:eastAsia="Times New Roman" w:hAnsi="Arial" w:cs="Arial"/>
            <w:b/>
            <w:bCs/>
            <w:color w:val="000000"/>
            <w:sz w:val="24"/>
            <w:szCs w:val="24"/>
          </w:rPr>
          <w:t>Operating Systems</w:t>
        </w:r>
        <w:r w:rsidRPr="00537222">
          <w:rPr>
            <w:rFonts w:ascii="Arial" w:eastAsia="Times New Roman" w:hAnsi="Arial" w:cs="Arial"/>
            <w:color w:val="000000"/>
            <w:sz w:val="24"/>
            <w:szCs w:val="24"/>
          </w:rPr>
          <w:t> those have be Developed for Performing the Operations those are requested by the user. There are Many Operating Systems which have the Capability to Perform the Requests those are received from the System. The Operating system can perform a Single Operation and also Multiple Operations at a Time. So there are many types of Operating systems those are organized by using their Working Techniques.</w:t>
        </w:r>
      </w:ins>
    </w:p>
    <w:p w:rsidR="00537222" w:rsidRPr="00537222" w:rsidRDefault="00537222" w:rsidP="00537222">
      <w:pPr>
        <w:shd w:val="clear" w:color="auto" w:fill="FFFFFF"/>
        <w:spacing w:before="120" w:after="120" w:line="345" w:lineRule="atLeast"/>
        <w:jc w:val="both"/>
        <w:rPr>
          <w:ins w:id="2" w:author="Unknown"/>
          <w:rFonts w:ascii="Arial" w:eastAsia="Times New Roman" w:hAnsi="Arial" w:cs="Arial"/>
          <w:color w:val="000000"/>
          <w:sz w:val="18"/>
          <w:szCs w:val="18"/>
        </w:rPr>
      </w:pPr>
      <w:ins w:id="3" w:author="Unknown">
        <w:r w:rsidRPr="00537222">
          <w:rPr>
            <w:rFonts w:ascii="Arial" w:eastAsia="Times New Roman" w:hAnsi="Arial" w:cs="Arial"/>
            <w:color w:val="000000"/>
            <w:sz w:val="24"/>
            <w:szCs w:val="24"/>
          </w:rPr>
          <w:t>1) </w:t>
        </w:r>
        <w:r w:rsidRPr="00537222">
          <w:rPr>
            <w:rFonts w:ascii="Arial" w:eastAsia="Times New Roman" w:hAnsi="Arial" w:cs="Arial"/>
            <w:b/>
            <w:bCs/>
            <w:color w:val="000000"/>
            <w:sz w:val="24"/>
            <w:szCs w:val="24"/>
          </w:rPr>
          <w:t>Serial Processing</w:t>
        </w:r>
        <w:r w:rsidRPr="00537222">
          <w:rPr>
            <w:rFonts w:ascii="Arial" w:eastAsia="Times New Roman" w:hAnsi="Arial" w:cs="Arial"/>
            <w:color w:val="000000"/>
            <w:sz w:val="24"/>
            <w:szCs w:val="24"/>
          </w:rPr>
          <w:t>: The Serial Processing Operating Systems are those which Performs all the instructions into a </w:t>
        </w:r>
        <w:r w:rsidRPr="00537222">
          <w:rPr>
            <w:rFonts w:ascii="Arial" w:eastAsia="Times New Roman" w:hAnsi="Arial" w:cs="Arial"/>
            <w:b/>
            <w:bCs/>
            <w:color w:val="000000"/>
            <w:sz w:val="24"/>
            <w:szCs w:val="24"/>
          </w:rPr>
          <w:t>Sequence Manner</w:t>
        </w:r>
        <w:r w:rsidRPr="00537222">
          <w:rPr>
            <w:rFonts w:ascii="Arial" w:eastAsia="Times New Roman" w:hAnsi="Arial" w:cs="Arial"/>
            <w:color w:val="000000"/>
            <w:sz w:val="24"/>
            <w:szCs w:val="24"/>
          </w:rPr>
          <w:t xml:space="preserve"> or the Instructions those are given by the user will </w:t>
        </w:r>
        <w:proofErr w:type="spellStart"/>
        <w:r w:rsidRPr="00537222">
          <w:rPr>
            <w:rFonts w:ascii="Arial" w:eastAsia="Times New Roman" w:hAnsi="Arial" w:cs="Arial"/>
            <w:color w:val="000000"/>
            <w:sz w:val="24"/>
            <w:szCs w:val="24"/>
          </w:rPr>
          <w:t>be</w:t>
        </w:r>
        <w:r w:rsidRPr="00537222">
          <w:rPr>
            <w:rFonts w:ascii="Arial" w:eastAsia="Times New Roman" w:hAnsi="Arial" w:cs="Arial"/>
            <w:b/>
            <w:bCs/>
            <w:color w:val="000000"/>
            <w:sz w:val="24"/>
            <w:szCs w:val="24"/>
          </w:rPr>
          <w:t>executed</w:t>
        </w:r>
        <w:proofErr w:type="spellEnd"/>
        <w:r w:rsidRPr="00537222">
          <w:rPr>
            <w:rFonts w:ascii="Arial" w:eastAsia="Times New Roman" w:hAnsi="Arial" w:cs="Arial"/>
            <w:b/>
            <w:bCs/>
            <w:color w:val="000000"/>
            <w:sz w:val="24"/>
            <w:szCs w:val="24"/>
          </w:rPr>
          <w:t xml:space="preserve"> by using the FIFO Manner</w:t>
        </w:r>
        <w:r w:rsidRPr="00537222">
          <w:rPr>
            <w:rFonts w:ascii="Arial" w:eastAsia="Times New Roman" w:hAnsi="Arial" w:cs="Arial"/>
            <w:color w:val="000000"/>
            <w:sz w:val="24"/>
            <w:szCs w:val="24"/>
          </w:rPr>
          <w:t> means First in First Out. All the Instructions those are Entered First in the System will be Executed First and the Instructions those are Entered Later Will be Executed Later. </w:t>
        </w:r>
        <w:r w:rsidRPr="00537222">
          <w:rPr>
            <w:rFonts w:ascii="Arial" w:eastAsia="Times New Roman" w:hAnsi="Arial" w:cs="Arial"/>
            <w:b/>
            <w:bCs/>
            <w:color w:val="000000"/>
            <w:sz w:val="24"/>
            <w:szCs w:val="24"/>
          </w:rPr>
          <w:t>For Running the Instructions the Program Counter is used which is used for Executing all the Instructions</w:t>
        </w:r>
        <w:r w:rsidRPr="00537222">
          <w:rPr>
            <w:rFonts w:ascii="Arial" w:eastAsia="Times New Roman" w:hAnsi="Arial" w:cs="Arial"/>
            <w:color w:val="000000"/>
            <w:sz w:val="24"/>
            <w:szCs w:val="24"/>
          </w:rPr>
          <w:t>. </w:t>
        </w:r>
      </w:ins>
    </w:p>
    <w:p w:rsidR="00537222" w:rsidRPr="00537222" w:rsidRDefault="00537222" w:rsidP="00537222">
      <w:pPr>
        <w:shd w:val="clear" w:color="auto" w:fill="FFFFFF"/>
        <w:spacing w:before="120" w:after="120" w:line="345" w:lineRule="atLeast"/>
        <w:jc w:val="both"/>
        <w:rPr>
          <w:ins w:id="4" w:author="Unknown"/>
          <w:rFonts w:ascii="Arial" w:eastAsia="Times New Roman" w:hAnsi="Arial" w:cs="Arial"/>
          <w:color w:val="000000"/>
          <w:sz w:val="18"/>
          <w:szCs w:val="18"/>
        </w:rPr>
      </w:pPr>
      <w:ins w:id="5" w:author="Unknown">
        <w:r w:rsidRPr="00537222">
          <w:rPr>
            <w:rFonts w:ascii="Arial" w:eastAsia="Times New Roman" w:hAnsi="Arial" w:cs="Arial"/>
            <w:color w:val="000000"/>
            <w:sz w:val="24"/>
            <w:szCs w:val="24"/>
          </w:rPr>
          <w:t>In this the Program Counter will determines which instruction is going to Execute and the which instruction will be Execute after this. Mainly the </w:t>
        </w:r>
        <w:r w:rsidRPr="00537222">
          <w:rPr>
            <w:rFonts w:ascii="Arial" w:eastAsia="Times New Roman" w:hAnsi="Arial" w:cs="Arial"/>
            <w:b/>
            <w:bCs/>
            <w:color w:val="000000"/>
            <w:sz w:val="24"/>
            <w:szCs w:val="24"/>
          </w:rPr>
          <w:t>Punch Cards</w:t>
        </w:r>
        <w:r w:rsidRPr="00537222">
          <w:rPr>
            <w:rFonts w:ascii="Arial" w:eastAsia="Times New Roman" w:hAnsi="Arial" w:cs="Arial"/>
            <w:color w:val="000000"/>
            <w:sz w:val="24"/>
            <w:szCs w:val="24"/>
          </w:rPr>
          <w:t xml:space="preserve"> are used for this. In this all the </w:t>
        </w:r>
        <w:proofErr w:type="spellStart"/>
        <w:r w:rsidRPr="00537222">
          <w:rPr>
            <w:rFonts w:ascii="Arial" w:eastAsia="Times New Roman" w:hAnsi="Arial" w:cs="Arial"/>
            <w:color w:val="000000"/>
            <w:sz w:val="24"/>
            <w:szCs w:val="24"/>
          </w:rPr>
          <w:t>Jobs</w:t>
        </w:r>
        <w:r w:rsidRPr="00537222">
          <w:rPr>
            <w:rFonts w:ascii="Arial" w:eastAsia="Times New Roman" w:hAnsi="Arial" w:cs="Arial"/>
            <w:b/>
            <w:bCs/>
            <w:color w:val="000000"/>
            <w:sz w:val="24"/>
            <w:szCs w:val="24"/>
          </w:rPr>
          <w:t>are</w:t>
        </w:r>
        <w:proofErr w:type="spellEnd"/>
        <w:r w:rsidRPr="00537222">
          <w:rPr>
            <w:rFonts w:ascii="Arial" w:eastAsia="Times New Roman" w:hAnsi="Arial" w:cs="Arial"/>
            <w:b/>
            <w:bCs/>
            <w:color w:val="000000"/>
            <w:sz w:val="24"/>
            <w:szCs w:val="24"/>
          </w:rPr>
          <w:t xml:space="preserve"> firstly </w:t>
        </w:r>
        <w:proofErr w:type="gramStart"/>
        <w:r w:rsidRPr="00537222">
          <w:rPr>
            <w:rFonts w:ascii="Arial" w:eastAsia="Times New Roman" w:hAnsi="Arial" w:cs="Arial"/>
            <w:b/>
            <w:bCs/>
            <w:color w:val="000000"/>
            <w:sz w:val="24"/>
            <w:szCs w:val="24"/>
          </w:rPr>
          <w:t>Prepared</w:t>
        </w:r>
        <w:proofErr w:type="gramEnd"/>
        <w:r w:rsidRPr="00537222">
          <w:rPr>
            <w:rFonts w:ascii="Arial" w:eastAsia="Times New Roman" w:hAnsi="Arial" w:cs="Arial"/>
            <w:b/>
            <w:bCs/>
            <w:color w:val="000000"/>
            <w:sz w:val="24"/>
            <w:szCs w:val="24"/>
          </w:rPr>
          <w:t xml:space="preserve"> and Stored on the Card</w:t>
        </w:r>
        <w:r w:rsidRPr="00537222">
          <w:rPr>
            <w:rFonts w:ascii="Arial" w:eastAsia="Times New Roman" w:hAnsi="Arial" w:cs="Arial"/>
            <w:color w:val="000000"/>
            <w:sz w:val="24"/>
            <w:szCs w:val="24"/>
          </w:rPr>
          <w:t> and after that card will be entered in the System and after that all the Instructions will be executed one by One. But the </w:t>
        </w:r>
        <w:r w:rsidRPr="00537222">
          <w:rPr>
            <w:rFonts w:ascii="Arial" w:eastAsia="Times New Roman" w:hAnsi="Arial" w:cs="Arial"/>
            <w:b/>
            <w:bCs/>
            <w:color w:val="000000"/>
            <w:sz w:val="24"/>
            <w:szCs w:val="24"/>
          </w:rPr>
          <w:t>Main Problem is that a user doesn’t interact with the System</w:t>
        </w:r>
        <w:r w:rsidRPr="00537222">
          <w:rPr>
            <w:rFonts w:ascii="Arial" w:eastAsia="Times New Roman" w:hAnsi="Arial" w:cs="Arial"/>
            <w:color w:val="000000"/>
            <w:sz w:val="24"/>
            <w:szCs w:val="24"/>
          </w:rPr>
          <w:t> while he is working on the System, means the user can’t be able to enter the data for Execution. </w:t>
        </w:r>
      </w:ins>
    </w:p>
    <w:p w:rsidR="00537222" w:rsidRPr="00537222" w:rsidRDefault="00537222" w:rsidP="00537222">
      <w:pPr>
        <w:shd w:val="clear" w:color="auto" w:fill="FFFFFF"/>
        <w:spacing w:before="120" w:after="120" w:line="345" w:lineRule="atLeast"/>
        <w:jc w:val="both"/>
        <w:rPr>
          <w:ins w:id="6" w:author="Unknown"/>
          <w:rFonts w:ascii="Arial" w:eastAsia="Times New Roman" w:hAnsi="Arial" w:cs="Arial"/>
          <w:color w:val="000000"/>
          <w:sz w:val="18"/>
          <w:szCs w:val="18"/>
        </w:rPr>
      </w:pPr>
      <w:ins w:id="7" w:author="Unknown">
        <w:r w:rsidRPr="00537222">
          <w:rPr>
            <w:rFonts w:ascii="Arial" w:eastAsia="Times New Roman" w:hAnsi="Arial" w:cs="Arial"/>
            <w:color w:val="000000"/>
            <w:sz w:val="24"/>
            <w:szCs w:val="24"/>
          </w:rPr>
          <w:t>2) </w:t>
        </w:r>
        <w:r w:rsidRPr="00537222">
          <w:rPr>
            <w:rFonts w:ascii="Arial" w:eastAsia="Times New Roman" w:hAnsi="Arial" w:cs="Arial"/>
            <w:b/>
            <w:bCs/>
            <w:color w:val="000000"/>
            <w:sz w:val="24"/>
            <w:szCs w:val="24"/>
          </w:rPr>
          <w:t>Batch Processing</w:t>
        </w:r>
        <w:r w:rsidRPr="00537222">
          <w:rPr>
            <w:rFonts w:ascii="Arial" w:eastAsia="Times New Roman" w:hAnsi="Arial" w:cs="Arial"/>
            <w:color w:val="000000"/>
            <w:sz w:val="24"/>
            <w:szCs w:val="24"/>
          </w:rPr>
          <w:t>: The Batch Processing is </w:t>
        </w:r>
        <w:r w:rsidRPr="00537222">
          <w:rPr>
            <w:rFonts w:ascii="Arial" w:eastAsia="Times New Roman" w:hAnsi="Arial" w:cs="Arial"/>
            <w:b/>
            <w:bCs/>
            <w:color w:val="000000"/>
            <w:sz w:val="24"/>
            <w:szCs w:val="24"/>
          </w:rPr>
          <w:t xml:space="preserve">same as the Serial Processing </w:t>
        </w:r>
        <w:proofErr w:type="spellStart"/>
        <w:r w:rsidRPr="00537222">
          <w:rPr>
            <w:rFonts w:ascii="Arial" w:eastAsia="Times New Roman" w:hAnsi="Arial" w:cs="Arial"/>
            <w:b/>
            <w:bCs/>
            <w:color w:val="000000"/>
            <w:sz w:val="24"/>
            <w:szCs w:val="24"/>
          </w:rPr>
          <w:t>Technique.</w:t>
        </w:r>
        <w:r w:rsidRPr="00537222">
          <w:rPr>
            <w:rFonts w:ascii="Arial" w:eastAsia="Times New Roman" w:hAnsi="Arial" w:cs="Arial"/>
            <w:color w:val="000000"/>
            <w:sz w:val="24"/>
            <w:szCs w:val="24"/>
          </w:rPr>
          <w:t>But</w:t>
        </w:r>
        <w:proofErr w:type="spellEnd"/>
        <w:r w:rsidRPr="00537222">
          <w:rPr>
            <w:rFonts w:ascii="Arial" w:eastAsia="Times New Roman" w:hAnsi="Arial" w:cs="Arial"/>
            <w:color w:val="000000"/>
            <w:sz w:val="24"/>
            <w:szCs w:val="24"/>
          </w:rPr>
          <w:t xml:space="preserve"> in the Batch Processing </w:t>
        </w:r>
        <w:r w:rsidRPr="00537222">
          <w:rPr>
            <w:rFonts w:ascii="Arial" w:eastAsia="Times New Roman" w:hAnsi="Arial" w:cs="Arial"/>
            <w:b/>
            <w:bCs/>
            <w:color w:val="000000"/>
            <w:sz w:val="24"/>
            <w:szCs w:val="24"/>
          </w:rPr>
          <w:t>Similar Types of jobs are Firstly Prepared</w:t>
        </w:r>
        <w:r w:rsidRPr="00537222">
          <w:rPr>
            <w:rFonts w:ascii="Arial" w:eastAsia="Times New Roman" w:hAnsi="Arial" w:cs="Arial"/>
            <w:color w:val="000000"/>
            <w:sz w:val="24"/>
            <w:szCs w:val="24"/>
          </w:rPr>
          <w:t> and they are Stored on the Card. and that card will be Submit to the System for the Processing. The System then Perform all the Operations on the Instructions one by one. And a </w:t>
        </w:r>
        <w:r w:rsidRPr="00537222">
          <w:rPr>
            <w:rFonts w:ascii="Arial" w:eastAsia="Times New Roman" w:hAnsi="Arial" w:cs="Arial"/>
            <w:b/>
            <w:bCs/>
            <w:color w:val="000000"/>
            <w:sz w:val="24"/>
            <w:szCs w:val="24"/>
          </w:rPr>
          <w:t>user can’t be Able to specify any input</w:t>
        </w:r>
        <w:r w:rsidRPr="00537222">
          <w:rPr>
            <w:rFonts w:ascii="Arial" w:eastAsia="Times New Roman" w:hAnsi="Arial" w:cs="Arial"/>
            <w:color w:val="000000"/>
            <w:sz w:val="24"/>
            <w:szCs w:val="24"/>
          </w:rPr>
          <w:t>. And Operating System wills increments his Program Counter for Executing the Next Instruction. </w:t>
        </w:r>
      </w:ins>
    </w:p>
    <w:p w:rsidR="00537222" w:rsidRPr="00537222" w:rsidRDefault="00537222" w:rsidP="00537222">
      <w:pPr>
        <w:shd w:val="clear" w:color="auto" w:fill="FFFFFF"/>
        <w:spacing w:before="120" w:after="120" w:line="345" w:lineRule="atLeast"/>
        <w:jc w:val="both"/>
        <w:rPr>
          <w:ins w:id="8" w:author="Unknown"/>
          <w:rFonts w:ascii="Arial" w:eastAsia="Times New Roman" w:hAnsi="Arial" w:cs="Arial"/>
          <w:color w:val="000000"/>
          <w:sz w:val="18"/>
          <w:szCs w:val="18"/>
        </w:rPr>
      </w:pPr>
      <w:ins w:id="9" w:author="Unknown">
        <w:r w:rsidRPr="00537222">
          <w:rPr>
            <w:rFonts w:ascii="Arial" w:eastAsia="Times New Roman" w:hAnsi="Arial" w:cs="Arial"/>
            <w:color w:val="000000"/>
            <w:sz w:val="24"/>
            <w:szCs w:val="24"/>
          </w:rPr>
          <w:t>The </w:t>
        </w:r>
        <w:r w:rsidRPr="00537222">
          <w:rPr>
            <w:rFonts w:ascii="Arial" w:eastAsia="Times New Roman" w:hAnsi="Arial" w:cs="Arial"/>
            <w:b/>
            <w:bCs/>
            <w:color w:val="000000"/>
            <w:sz w:val="24"/>
            <w:szCs w:val="24"/>
          </w:rPr>
          <w:t>Main Problem is that the Jobs those are prepared for Execution must be the Same Type</w:t>
        </w:r>
        <w:r w:rsidRPr="00537222">
          <w:rPr>
            <w:rFonts w:ascii="Arial" w:eastAsia="Times New Roman" w:hAnsi="Arial" w:cs="Arial"/>
            <w:color w:val="000000"/>
            <w:sz w:val="24"/>
            <w:szCs w:val="24"/>
          </w:rPr>
          <w:t> and if a job requires for any type of Input then this will not be Possible for the user. And Many Time will be wasted for Preparing the Batch. The Batch Contains the Jobs and all those jobs will be executed without the user Intervention. And </w:t>
        </w:r>
        <w:r w:rsidRPr="00537222">
          <w:rPr>
            <w:rFonts w:ascii="Arial" w:eastAsia="Times New Roman" w:hAnsi="Arial" w:cs="Arial"/>
            <w:b/>
            <w:bCs/>
            <w:color w:val="000000"/>
            <w:sz w:val="24"/>
            <w:szCs w:val="24"/>
          </w:rPr>
          <w:t>Operating System will use the LOAD and RUN Operation</w:t>
        </w:r>
        <w:r w:rsidRPr="00537222">
          <w:rPr>
            <w:rFonts w:ascii="Arial" w:eastAsia="Times New Roman" w:hAnsi="Arial" w:cs="Arial"/>
            <w:color w:val="000000"/>
            <w:sz w:val="24"/>
            <w:szCs w:val="24"/>
          </w:rPr>
          <w:t>. </w:t>
        </w:r>
        <w:r w:rsidRPr="00537222">
          <w:rPr>
            <w:rFonts w:ascii="Arial" w:eastAsia="Times New Roman" w:hAnsi="Arial" w:cs="Arial"/>
            <w:b/>
            <w:bCs/>
            <w:color w:val="000000"/>
            <w:sz w:val="24"/>
            <w:szCs w:val="24"/>
          </w:rPr>
          <w:t>This will first LOAD the Job from the Card and after that he will execute the instructions</w:t>
        </w:r>
        <w:r w:rsidRPr="00537222">
          <w:rPr>
            <w:rFonts w:ascii="Arial" w:eastAsia="Times New Roman" w:hAnsi="Arial" w:cs="Arial"/>
            <w:color w:val="000000"/>
            <w:sz w:val="24"/>
            <w:szCs w:val="24"/>
          </w:rPr>
          <w:t xml:space="preserve">. </w:t>
        </w:r>
        <w:proofErr w:type="gramStart"/>
        <w:r w:rsidRPr="00537222">
          <w:rPr>
            <w:rFonts w:ascii="Arial" w:eastAsia="Times New Roman" w:hAnsi="Arial" w:cs="Arial"/>
            <w:color w:val="000000"/>
            <w:sz w:val="24"/>
            <w:szCs w:val="24"/>
          </w:rPr>
          <w:t>By using the RUN Command.</w:t>
        </w:r>
        <w:proofErr w:type="gramEnd"/>
        <w:r w:rsidRPr="00537222">
          <w:rPr>
            <w:rFonts w:ascii="Arial" w:eastAsia="Times New Roman" w:hAnsi="Arial" w:cs="Arial"/>
            <w:color w:val="000000"/>
            <w:sz w:val="24"/>
            <w:szCs w:val="24"/>
          </w:rPr>
          <w:t> </w:t>
        </w:r>
      </w:ins>
    </w:p>
    <w:p w:rsidR="00537222" w:rsidRPr="00537222" w:rsidRDefault="00537222" w:rsidP="00537222">
      <w:pPr>
        <w:shd w:val="clear" w:color="auto" w:fill="FFFFFF"/>
        <w:spacing w:before="120" w:after="120" w:line="345" w:lineRule="atLeast"/>
        <w:jc w:val="both"/>
        <w:rPr>
          <w:ins w:id="10" w:author="Unknown"/>
          <w:rFonts w:ascii="Arial" w:eastAsia="Times New Roman" w:hAnsi="Arial" w:cs="Arial"/>
          <w:color w:val="000000"/>
          <w:sz w:val="18"/>
          <w:szCs w:val="18"/>
        </w:rPr>
      </w:pPr>
      <w:ins w:id="11" w:author="Unknown">
        <w:r w:rsidRPr="00537222">
          <w:rPr>
            <w:rFonts w:ascii="Arial" w:eastAsia="Times New Roman" w:hAnsi="Arial" w:cs="Arial"/>
            <w:color w:val="000000"/>
            <w:sz w:val="24"/>
            <w:szCs w:val="24"/>
          </w:rPr>
          <w:lastRenderedPageBreak/>
          <w:t>The Speed of the Processing the Job will be Depend on the Jobs and the Results those are produced by the System in difference of Time which is used for giving or submit the Job and the Time which is used for Displaying the Results on the Screen. </w:t>
        </w:r>
      </w:ins>
    </w:p>
    <w:p w:rsidR="00537222" w:rsidRPr="00537222" w:rsidRDefault="00537222" w:rsidP="00537222">
      <w:pPr>
        <w:shd w:val="clear" w:color="auto" w:fill="FFFFFF"/>
        <w:spacing w:before="120" w:after="120" w:line="345" w:lineRule="atLeast"/>
        <w:jc w:val="both"/>
        <w:rPr>
          <w:ins w:id="12" w:author="Unknown"/>
          <w:rFonts w:ascii="Arial" w:eastAsia="Times New Roman" w:hAnsi="Arial" w:cs="Arial"/>
          <w:color w:val="000000"/>
          <w:sz w:val="18"/>
          <w:szCs w:val="18"/>
        </w:rPr>
      </w:pPr>
      <w:ins w:id="13" w:author="Unknown">
        <w:r w:rsidRPr="00537222">
          <w:rPr>
            <w:rFonts w:ascii="Arial" w:eastAsia="Times New Roman" w:hAnsi="Arial" w:cs="Arial"/>
            <w:color w:val="000000"/>
            <w:sz w:val="24"/>
            <w:szCs w:val="24"/>
          </w:rPr>
          <w:t>3) </w:t>
        </w:r>
        <w:r w:rsidRPr="00537222">
          <w:rPr>
            <w:rFonts w:ascii="Arial" w:eastAsia="Times New Roman" w:hAnsi="Arial" w:cs="Arial"/>
            <w:b/>
            <w:bCs/>
            <w:color w:val="000000"/>
            <w:sz w:val="24"/>
            <w:szCs w:val="24"/>
          </w:rPr>
          <w:t>Multi-Programming</w:t>
        </w:r>
        <w:r w:rsidRPr="00537222">
          <w:rPr>
            <w:rFonts w:ascii="Arial" w:eastAsia="Times New Roman" w:hAnsi="Arial" w:cs="Arial"/>
            <w:color w:val="000000"/>
            <w:sz w:val="24"/>
            <w:szCs w:val="24"/>
          </w:rPr>
          <w:t>: As we know that in the Batch Processing System there are multiple jobs Execute by the System. The System first prepare a batch and after that he will Execute all the jobs those are Stored into the Batch. But the Main Problem is that if a process or job requires an Input and Output Operation, then it is not possible and second there will be the wastage of the Time </w:t>
        </w:r>
        <w:r w:rsidRPr="00537222">
          <w:rPr>
            <w:rFonts w:ascii="Arial" w:eastAsia="Times New Roman" w:hAnsi="Arial" w:cs="Arial"/>
            <w:b/>
            <w:bCs/>
            <w:color w:val="000000"/>
            <w:sz w:val="24"/>
            <w:szCs w:val="24"/>
          </w:rPr>
          <w:t>when we are preparing the batch and the CPU will remain idle at that Time. </w:t>
        </w:r>
        <w:r w:rsidRPr="00537222">
          <w:rPr>
            <w:rFonts w:ascii="Arial" w:eastAsia="Times New Roman" w:hAnsi="Arial" w:cs="Arial"/>
            <w:color w:val="000000"/>
            <w:sz w:val="24"/>
            <w:szCs w:val="24"/>
          </w:rPr>
          <w:t> </w:t>
        </w:r>
      </w:ins>
    </w:p>
    <w:p w:rsidR="00537222" w:rsidRPr="00537222" w:rsidRDefault="00537222" w:rsidP="00537222">
      <w:pPr>
        <w:shd w:val="clear" w:color="auto" w:fill="FFFFFF"/>
        <w:spacing w:before="120" w:after="120" w:line="345" w:lineRule="atLeast"/>
        <w:jc w:val="both"/>
        <w:rPr>
          <w:ins w:id="14" w:author="Unknown"/>
          <w:rFonts w:ascii="Arial" w:eastAsia="Times New Roman" w:hAnsi="Arial" w:cs="Arial"/>
          <w:color w:val="000000"/>
          <w:sz w:val="18"/>
          <w:szCs w:val="18"/>
        </w:rPr>
      </w:pPr>
      <w:ins w:id="15" w:author="Unknown">
        <w:r w:rsidRPr="00537222">
          <w:rPr>
            <w:rFonts w:ascii="Arial" w:eastAsia="Times New Roman" w:hAnsi="Arial" w:cs="Arial"/>
            <w:color w:val="000000"/>
            <w:sz w:val="24"/>
            <w:szCs w:val="24"/>
          </w:rPr>
          <w:t>But With the help of </w:t>
        </w:r>
        <w:r w:rsidRPr="00537222">
          <w:rPr>
            <w:rFonts w:ascii="Arial" w:eastAsia="Times New Roman" w:hAnsi="Arial" w:cs="Arial"/>
            <w:b/>
            <w:bCs/>
            <w:color w:val="000000"/>
            <w:sz w:val="24"/>
            <w:szCs w:val="24"/>
          </w:rPr>
          <w:t>Multi programming we can Execute Multiple Programs on the System at a Time</w:t>
        </w:r>
        <w:r w:rsidRPr="00537222">
          <w:rPr>
            <w:rFonts w:ascii="Arial" w:eastAsia="Times New Roman" w:hAnsi="Arial" w:cs="Arial"/>
            <w:color w:val="000000"/>
            <w:sz w:val="24"/>
            <w:szCs w:val="24"/>
          </w:rPr>
          <w:t> and in the Multi-programming the CPU will never get idle, because with the help of Multi-Programming we can Execute Many Programs on the System and When we are Working with the Program then we can also Submit the Second or Another Program for Running and the CPU will then Execute the Second Program after the completion of the First Program. And in this we can also specify our Input means a user can also interact with the System. </w:t>
        </w:r>
      </w:ins>
    </w:p>
    <w:p w:rsidR="00537222" w:rsidRPr="00537222" w:rsidRDefault="00537222" w:rsidP="00537222">
      <w:pPr>
        <w:shd w:val="clear" w:color="auto" w:fill="FFFFFF"/>
        <w:spacing w:before="120" w:after="120" w:line="345" w:lineRule="atLeast"/>
        <w:jc w:val="both"/>
        <w:rPr>
          <w:ins w:id="16" w:author="Unknown"/>
          <w:rFonts w:ascii="Arial" w:eastAsia="Times New Roman" w:hAnsi="Arial" w:cs="Arial"/>
          <w:color w:val="000000"/>
          <w:sz w:val="18"/>
          <w:szCs w:val="18"/>
        </w:rPr>
      </w:pPr>
      <w:ins w:id="17" w:author="Unknown">
        <w:r w:rsidRPr="00537222">
          <w:rPr>
            <w:rFonts w:ascii="Arial" w:eastAsia="Times New Roman" w:hAnsi="Arial" w:cs="Arial"/>
            <w:color w:val="000000"/>
            <w:sz w:val="24"/>
            <w:szCs w:val="24"/>
          </w:rPr>
          <w:t>The Multi-programming Operating Systems never use any cards because the Process is entered on the Spot by the user. But the </w:t>
        </w:r>
        <w:r w:rsidRPr="00537222">
          <w:rPr>
            <w:rFonts w:ascii="Arial" w:eastAsia="Times New Roman" w:hAnsi="Arial" w:cs="Arial"/>
            <w:b/>
            <w:bCs/>
            <w:color w:val="000000"/>
            <w:sz w:val="24"/>
            <w:szCs w:val="24"/>
          </w:rPr>
          <w:t>Operating System also uses the Process of Allocation and De-allocation of the Memory</w:t>
        </w:r>
        <w:r w:rsidRPr="00537222">
          <w:rPr>
            <w:rFonts w:ascii="Arial" w:eastAsia="Times New Roman" w:hAnsi="Arial" w:cs="Arial"/>
            <w:color w:val="000000"/>
            <w:sz w:val="24"/>
            <w:szCs w:val="24"/>
          </w:rPr>
          <w:t> Means he will provide the Memory Space to all the Running and all the Waiting Processes. There must be the Proper Management of all the Running Jobs.</w:t>
        </w:r>
      </w:ins>
    </w:p>
    <w:p w:rsidR="00537222" w:rsidRPr="00537222" w:rsidRDefault="00537222" w:rsidP="00537222">
      <w:pPr>
        <w:shd w:val="clear" w:color="auto" w:fill="FFFFFF"/>
        <w:spacing w:before="120" w:after="120" w:line="345" w:lineRule="atLeast"/>
        <w:jc w:val="both"/>
        <w:rPr>
          <w:ins w:id="18" w:author="Unknown"/>
          <w:rFonts w:ascii="Arial" w:eastAsia="Times New Roman" w:hAnsi="Arial" w:cs="Arial"/>
          <w:color w:val="000000"/>
          <w:sz w:val="18"/>
          <w:szCs w:val="18"/>
        </w:rPr>
      </w:pPr>
      <w:ins w:id="19" w:author="Unknown">
        <w:r w:rsidRPr="00537222">
          <w:rPr>
            <w:rFonts w:ascii="Arial" w:eastAsia="Times New Roman" w:hAnsi="Arial" w:cs="Arial"/>
            <w:color w:val="000000"/>
            <w:sz w:val="24"/>
            <w:szCs w:val="24"/>
          </w:rPr>
          <w:t>4) </w:t>
        </w:r>
        <w:r w:rsidRPr="00537222">
          <w:rPr>
            <w:rFonts w:ascii="Arial" w:eastAsia="Times New Roman" w:hAnsi="Arial" w:cs="Arial"/>
            <w:b/>
            <w:bCs/>
            <w:color w:val="000000"/>
            <w:sz w:val="24"/>
            <w:szCs w:val="24"/>
          </w:rPr>
          <w:t>Real Time System</w:t>
        </w:r>
        <w:r w:rsidRPr="00537222">
          <w:rPr>
            <w:rFonts w:ascii="Arial" w:eastAsia="Times New Roman" w:hAnsi="Arial" w:cs="Arial"/>
            <w:color w:val="000000"/>
            <w:sz w:val="24"/>
            <w:szCs w:val="24"/>
          </w:rPr>
          <w:t>: There is also an Operating System which is known as Real Time Processing System. In this Response Time is already fixed. Means time to Display the Results after Possessing has fixed by the Processor or CPU. Real Time System is used at those Places in which we </w:t>
        </w:r>
        <w:r w:rsidRPr="00537222">
          <w:rPr>
            <w:rFonts w:ascii="Arial" w:eastAsia="Times New Roman" w:hAnsi="Arial" w:cs="Arial"/>
            <w:b/>
            <w:bCs/>
            <w:color w:val="000000"/>
            <w:sz w:val="24"/>
            <w:szCs w:val="24"/>
          </w:rPr>
          <w:t>Requires higher and Timely Response.</w:t>
        </w:r>
        <w:r w:rsidRPr="00537222">
          <w:rPr>
            <w:rFonts w:ascii="Arial" w:eastAsia="Times New Roman" w:hAnsi="Arial" w:cs="Arial"/>
            <w:color w:val="000000"/>
            <w:sz w:val="24"/>
            <w:szCs w:val="24"/>
          </w:rPr>
          <w:t> These Types of Systems are used in Reservation. So when we specify the Request, the CPU will perform at that Time. There are two Types of Real Time System. </w:t>
        </w:r>
      </w:ins>
    </w:p>
    <w:p w:rsidR="00537222" w:rsidRPr="00537222" w:rsidRDefault="00537222" w:rsidP="00537222">
      <w:pPr>
        <w:shd w:val="clear" w:color="auto" w:fill="FFFFFF"/>
        <w:spacing w:before="120" w:after="120" w:line="345" w:lineRule="atLeast"/>
        <w:jc w:val="both"/>
        <w:rPr>
          <w:ins w:id="20" w:author="Unknown"/>
          <w:rFonts w:ascii="Arial" w:eastAsia="Times New Roman" w:hAnsi="Arial" w:cs="Arial"/>
          <w:color w:val="000000"/>
          <w:sz w:val="18"/>
          <w:szCs w:val="18"/>
        </w:rPr>
      </w:pPr>
      <w:ins w:id="21" w:author="Unknown">
        <w:r w:rsidRPr="00537222">
          <w:rPr>
            <w:rFonts w:ascii="Arial" w:eastAsia="Times New Roman" w:hAnsi="Arial" w:cs="Arial"/>
            <w:color w:val="000000"/>
            <w:sz w:val="24"/>
            <w:szCs w:val="24"/>
          </w:rPr>
          <w:t>1) </w:t>
        </w:r>
        <w:r w:rsidRPr="00537222">
          <w:rPr>
            <w:rFonts w:ascii="Arial" w:eastAsia="Times New Roman" w:hAnsi="Arial" w:cs="Arial"/>
            <w:b/>
            <w:bCs/>
            <w:color w:val="000000"/>
            <w:sz w:val="24"/>
            <w:szCs w:val="24"/>
          </w:rPr>
          <w:t>Hard Real Time System</w:t>
        </w:r>
        <w:r w:rsidRPr="00537222">
          <w:rPr>
            <w:rFonts w:ascii="Arial" w:eastAsia="Times New Roman" w:hAnsi="Arial" w:cs="Arial"/>
            <w:color w:val="000000"/>
            <w:sz w:val="24"/>
            <w:szCs w:val="24"/>
          </w:rPr>
          <w:t>: In the Hard Real Time System, Time is fixed and we can’t Change any Moments of the Time of Processing. Means CPU will Process the data as we Enters the Data.</w:t>
        </w:r>
      </w:ins>
    </w:p>
    <w:p w:rsidR="00537222" w:rsidRPr="00537222" w:rsidRDefault="00537222" w:rsidP="00537222">
      <w:pPr>
        <w:shd w:val="clear" w:color="auto" w:fill="FFFFFF"/>
        <w:spacing w:before="120" w:after="120" w:line="345" w:lineRule="atLeast"/>
        <w:jc w:val="both"/>
        <w:rPr>
          <w:ins w:id="22" w:author="Unknown"/>
          <w:rFonts w:ascii="Arial" w:eastAsia="Times New Roman" w:hAnsi="Arial" w:cs="Arial"/>
          <w:color w:val="000000"/>
          <w:sz w:val="18"/>
          <w:szCs w:val="18"/>
        </w:rPr>
      </w:pPr>
      <w:ins w:id="23" w:author="Unknown">
        <w:r w:rsidRPr="00537222">
          <w:rPr>
            <w:rFonts w:ascii="Arial" w:eastAsia="Times New Roman" w:hAnsi="Arial" w:cs="Arial"/>
            <w:color w:val="000000"/>
            <w:sz w:val="24"/>
            <w:szCs w:val="24"/>
          </w:rPr>
          <w:t>2) </w:t>
        </w:r>
        <w:r w:rsidRPr="00537222">
          <w:rPr>
            <w:rFonts w:ascii="Arial" w:eastAsia="Times New Roman" w:hAnsi="Arial" w:cs="Arial"/>
            <w:b/>
            <w:bCs/>
            <w:color w:val="000000"/>
            <w:sz w:val="24"/>
            <w:szCs w:val="24"/>
          </w:rPr>
          <w:t>Soft Real Time System</w:t>
        </w:r>
        <w:r w:rsidRPr="00537222">
          <w:rPr>
            <w:rFonts w:ascii="Arial" w:eastAsia="Times New Roman" w:hAnsi="Arial" w:cs="Arial"/>
            <w:color w:val="000000"/>
            <w:sz w:val="24"/>
            <w:szCs w:val="24"/>
          </w:rPr>
          <w:t xml:space="preserve">: In the Soft Real Time System, some Moments can be Change. </w:t>
        </w:r>
        <w:proofErr w:type="gramStart"/>
        <w:r w:rsidRPr="00537222">
          <w:rPr>
            <w:rFonts w:ascii="Arial" w:eastAsia="Times New Roman" w:hAnsi="Arial" w:cs="Arial"/>
            <w:color w:val="000000"/>
            <w:sz w:val="24"/>
            <w:szCs w:val="24"/>
          </w:rPr>
          <w:t>Means after giving the Command to the CPU, CPU Performs the Operation after a </w:t>
        </w:r>
        <w:r w:rsidRPr="00537222">
          <w:rPr>
            <w:rFonts w:ascii="Arial" w:eastAsia="Times New Roman" w:hAnsi="Arial" w:cs="Arial"/>
            <w:b/>
            <w:bCs/>
            <w:color w:val="000000"/>
            <w:sz w:val="24"/>
            <w:szCs w:val="24"/>
          </w:rPr>
          <w:t>Microsecond</w:t>
        </w:r>
        <w:r w:rsidRPr="00537222">
          <w:rPr>
            <w:rFonts w:ascii="Arial" w:eastAsia="Times New Roman" w:hAnsi="Arial" w:cs="Arial"/>
            <w:color w:val="000000"/>
            <w:sz w:val="24"/>
            <w:szCs w:val="24"/>
          </w:rPr>
          <w:t>.</w:t>
        </w:r>
        <w:proofErr w:type="gramEnd"/>
      </w:ins>
    </w:p>
    <w:p w:rsidR="00537222" w:rsidRPr="00537222" w:rsidRDefault="00537222" w:rsidP="00537222">
      <w:pPr>
        <w:shd w:val="clear" w:color="auto" w:fill="FFFFFF"/>
        <w:spacing w:before="120" w:after="120" w:line="345" w:lineRule="atLeast"/>
        <w:jc w:val="both"/>
        <w:rPr>
          <w:ins w:id="24" w:author="Unknown"/>
          <w:rFonts w:ascii="Arial" w:eastAsia="Times New Roman" w:hAnsi="Arial" w:cs="Arial"/>
          <w:color w:val="000000"/>
          <w:sz w:val="18"/>
          <w:szCs w:val="18"/>
        </w:rPr>
      </w:pPr>
      <w:ins w:id="25" w:author="Unknown">
        <w:r w:rsidRPr="00537222">
          <w:rPr>
            <w:rFonts w:ascii="Arial" w:eastAsia="Times New Roman" w:hAnsi="Arial" w:cs="Arial"/>
            <w:color w:val="000000"/>
            <w:sz w:val="24"/>
            <w:szCs w:val="24"/>
          </w:rPr>
          <w:t>5) </w:t>
        </w:r>
        <w:r w:rsidRPr="00537222">
          <w:rPr>
            <w:rFonts w:ascii="Arial" w:eastAsia="Times New Roman" w:hAnsi="Arial" w:cs="Arial"/>
            <w:b/>
            <w:bCs/>
            <w:color w:val="000000"/>
            <w:sz w:val="24"/>
            <w:szCs w:val="24"/>
          </w:rPr>
          <w:t>Distributed Operating System</w:t>
        </w:r>
        <w:r w:rsidRPr="00537222">
          <w:rPr>
            <w:rFonts w:ascii="Arial" w:eastAsia="Times New Roman" w:hAnsi="Arial" w:cs="Arial"/>
            <w:color w:val="000000"/>
            <w:sz w:val="24"/>
            <w:szCs w:val="24"/>
          </w:rPr>
          <w:t xml:space="preserve">. - Distributed Means Data is Stored and Processed on Multiple Locations. When a Data is stored on to the Multiple Computers, those are </w:t>
        </w:r>
        <w:r w:rsidRPr="00537222">
          <w:rPr>
            <w:rFonts w:ascii="Arial" w:eastAsia="Times New Roman" w:hAnsi="Arial" w:cs="Arial"/>
            <w:color w:val="000000"/>
            <w:sz w:val="24"/>
            <w:szCs w:val="24"/>
          </w:rPr>
          <w:lastRenderedPageBreak/>
          <w:t>placed in Different Locations. Distributed means In the Network, Network Collections of Computers are connected with Each other.  </w:t>
        </w:r>
      </w:ins>
    </w:p>
    <w:p w:rsidR="00537222" w:rsidRPr="00537222" w:rsidRDefault="00537222" w:rsidP="00537222">
      <w:pPr>
        <w:shd w:val="clear" w:color="auto" w:fill="FFFFFF"/>
        <w:spacing w:before="120" w:after="120" w:line="345" w:lineRule="atLeast"/>
        <w:jc w:val="both"/>
        <w:rPr>
          <w:ins w:id="26" w:author="Unknown"/>
          <w:rFonts w:ascii="Arial" w:eastAsia="Times New Roman" w:hAnsi="Arial" w:cs="Arial"/>
          <w:color w:val="000000"/>
          <w:sz w:val="18"/>
          <w:szCs w:val="18"/>
        </w:rPr>
      </w:pPr>
      <w:ins w:id="27" w:author="Unknown">
        <w:r w:rsidRPr="00537222">
          <w:rPr>
            <w:rFonts w:ascii="Arial" w:eastAsia="Times New Roman" w:hAnsi="Arial" w:cs="Arial"/>
            <w:color w:val="000000"/>
            <w:sz w:val="24"/>
            <w:szCs w:val="24"/>
          </w:rPr>
          <w:t xml:space="preserve">Then if we want to Take Some Data </w:t>
        </w:r>
        <w:proofErr w:type="gramStart"/>
        <w:r w:rsidRPr="00537222">
          <w:rPr>
            <w:rFonts w:ascii="Arial" w:eastAsia="Times New Roman" w:hAnsi="Arial" w:cs="Arial"/>
            <w:color w:val="000000"/>
            <w:sz w:val="24"/>
            <w:szCs w:val="24"/>
          </w:rPr>
          <w:t>From</w:t>
        </w:r>
        <w:proofErr w:type="gramEnd"/>
        <w:r w:rsidRPr="00537222">
          <w:rPr>
            <w:rFonts w:ascii="Arial" w:eastAsia="Times New Roman" w:hAnsi="Arial" w:cs="Arial"/>
            <w:color w:val="000000"/>
            <w:sz w:val="24"/>
            <w:szCs w:val="24"/>
          </w:rPr>
          <w:t xml:space="preserve"> other Computer, Then we uses the Distributed Processing System. And we can also Insert and Remove the Data from out Location to another Location. In this Data is shared between many users. And we can also Access all the Input and Output Devices are also accessed by Multiple Users. </w:t>
        </w:r>
      </w:ins>
    </w:p>
    <w:p w:rsidR="00537222" w:rsidRPr="00537222" w:rsidRDefault="00537222" w:rsidP="00537222">
      <w:pPr>
        <w:shd w:val="clear" w:color="auto" w:fill="FFFFFF"/>
        <w:spacing w:before="120" w:after="120" w:line="345" w:lineRule="atLeast"/>
        <w:jc w:val="both"/>
        <w:rPr>
          <w:ins w:id="28" w:author="Unknown"/>
          <w:rFonts w:ascii="Arial" w:eastAsia="Times New Roman" w:hAnsi="Arial" w:cs="Arial"/>
          <w:color w:val="000000"/>
          <w:sz w:val="18"/>
          <w:szCs w:val="18"/>
        </w:rPr>
      </w:pPr>
      <w:ins w:id="29" w:author="Unknown">
        <w:r w:rsidRPr="00537222">
          <w:rPr>
            <w:rFonts w:ascii="Arial" w:eastAsia="Times New Roman" w:hAnsi="Arial" w:cs="Arial"/>
            <w:color w:val="000000"/>
            <w:sz w:val="24"/>
            <w:szCs w:val="24"/>
          </w:rPr>
          <w:t>6) </w:t>
        </w:r>
        <w:r w:rsidRPr="00537222">
          <w:rPr>
            <w:rFonts w:ascii="Arial" w:eastAsia="Times New Roman" w:hAnsi="Arial" w:cs="Arial"/>
            <w:b/>
            <w:bCs/>
            <w:color w:val="000000"/>
            <w:sz w:val="24"/>
            <w:szCs w:val="24"/>
          </w:rPr>
          <w:t>Multiprocessing</w:t>
        </w:r>
        <w:r w:rsidRPr="00537222">
          <w:rPr>
            <w:rFonts w:ascii="Arial" w:eastAsia="Times New Roman" w:hAnsi="Arial" w:cs="Arial"/>
            <w:color w:val="000000"/>
            <w:sz w:val="24"/>
            <w:szCs w:val="24"/>
          </w:rPr>
          <w:t>: Generally a Computer has a Single Processor means a Computer have a just one CPU for Processing the instructions. But if we are Running multiple jobs, then this will decrease the Speed of CPU. For Increasing the Speed of Processing then we uses the Multiprocessing, in the Multi Processing there are two or More CPU in a Single Operating System if one CPU will fail, then other CPU is used for providing backup to the first CPU. With the help of Multi-processing, we can Execute Many Jobs at a Time. All the Operations are divided into the Number of CPU’s. if first CPU Completed his Work before the Second CPU, then the Work of Second CPU will be divided into the First and Second.  </w:t>
        </w:r>
      </w:ins>
    </w:p>
    <w:p w:rsidR="00537222" w:rsidRPr="00537222" w:rsidRDefault="00537222" w:rsidP="00537222">
      <w:pPr>
        <w:shd w:val="clear" w:color="auto" w:fill="FFFFFF"/>
        <w:spacing w:before="120" w:after="120" w:line="345" w:lineRule="atLeast"/>
        <w:jc w:val="both"/>
        <w:rPr>
          <w:ins w:id="30" w:author="Unknown"/>
          <w:rFonts w:ascii="Arial" w:eastAsia="Times New Roman" w:hAnsi="Arial" w:cs="Arial"/>
          <w:color w:val="000000"/>
          <w:sz w:val="18"/>
          <w:szCs w:val="18"/>
        </w:rPr>
      </w:pPr>
      <w:ins w:id="31" w:author="Unknown">
        <w:r w:rsidRPr="00537222">
          <w:rPr>
            <w:rFonts w:ascii="Arial" w:eastAsia="Times New Roman" w:hAnsi="Arial" w:cs="Arial"/>
            <w:color w:val="000000"/>
            <w:sz w:val="24"/>
            <w:szCs w:val="24"/>
          </w:rPr>
          <w:t>7) </w:t>
        </w:r>
        <w:r w:rsidRPr="00537222">
          <w:rPr>
            <w:rFonts w:ascii="Arial" w:eastAsia="Times New Roman" w:hAnsi="Arial" w:cs="Arial"/>
            <w:b/>
            <w:bCs/>
            <w:color w:val="000000"/>
            <w:sz w:val="24"/>
            <w:szCs w:val="24"/>
          </w:rPr>
          <w:t>Parallel operating systems</w:t>
        </w:r>
        <w:r w:rsidRPr="00537222">
          <w:rPr>
            <w:rFonts w:ascii="Arial" w:eastAsia="Times New Roman" w:hAnsi="Arial" w:cs="Arial"/>
            <w:color w:val="000000"/>
            <w:sz w:val="24"/>
            <w:szCs w:val="24"/>
          </w:rPr>
          <w:t> are used to </w:t>
        </w:r>
        <w:r w:rsidRPr="00537222">
          <w:rPr>
            <w:rFonts w:ascii="Arial" w:eastAsia="Times New Roman" w:hAnsi="Arial" w:cs="Arial"/>
            <w:b/>
            <w:bCs/>
            <w:color w:val="000000"/>
            <w:sz w:val="24"/>
            <w:szCs w:val="24"/>
          </w:rPr>
          <w:t xml:space="preserve">interface multiple networked computers to complete tasks in </w:t>
        </w:r>
        <w:proofErr w:type="spellStart"/>
        <w:r w:rsidRPr="00537222">
          <w:rPr>
            <w:rFonts w:ascii="Arial" w:eastAsia="Times New Roman" w:hAnsi="Arial" w:cs="Arial"/>
            <w:b/>
            <w:bCs/>
            <w:color w:val="000000"/>
            <w:sz w:val="24"/>
            <w:szCs w:val="24"/>
          </w:rPr>
          <w:t>parallel.</w:t>
        </w:r>
        <w:r w:rsidRPr="00537222">
          <w:rPr>
            <w:rFonts w:ascii="Arial" w:eastAsia="Times New Roman" w:hAnsi="Arial" w:cs="Arial"/>
            <w:color w:val="000000"/>
            <w:sz w:val="24"/>
            <w:szCs w:val="24"/>
          </w:rPr>
          <w:t>The</w:t>
        </w:r>
        <w:proofErr w:type="spellEnd"/>
        <w:r w:rsidRPr="00537222">
          <w:rPr>
            <w:rFonts w:ascii="Arial" w:eastAsia="Times New Roman" w:hAnsi="Arial" w:cs="Arial"/>
            <w:color w:val="000000"/>
            <w:sz w:val="24"/>
            <w:szCs w:val="24"/>
          </w:rPr>
          <w:t xml:space="preserve"> architecture of the software is often a </w:t>
        </w:r>
        <w:r w:rsidRPr="00537222">
          <w:rPr>
            <w:rFonts w:ascii="Arial" w:eastAsia="Times New Roman" w:hAnsi="Arial" w:cs="Arial"/>
            <w:b/>
            <w:bCs/>
            <w:color w:val="000000"/>
            <w:sz w:val="24"/>
            <w:szCs w:val="24"/>
          </w:rPr>
          <w:t>UNIX-based platform,</w:t>
        </w:r>
        <w:r w:rsidRPr="00537222">
          <w:rPr>
            <w:rFonts w:ascii="Arial" w:eastAsia="Times New Roman" w:hAnsi="Arial" w:cs="Arial"/>
            <w:color w:val="000000"/>
            <w:sz w:val="24"/>
            <w:szCs w:val="24"/>
          </w:rPr>
          <w:t> which allows it to coordinate </w:t>
        </w:r>
        <w:r w:rsidRPr="00537222">
          <w:rPr>
            <w:rFonts w:ascii="Arial" w:eastAsia="Times New Roman" w:hAnsi="Arial" w:cs="Arial"/>
            <w:b/>
            <w:bCs/>
            <w:color w:val="000000"/>
            <w:sz w:val="24"/>
            <w:szCs w:val="24"/>
          </w:rPr>
          <w:t>distributed loads between multiple computers in a network</w:t>
        </w:r>
        <w:r w:rsidRPr="00537222">
          <w:rPr>
            <w:rFonts w:ascii="Arial" w:eastAsia="Times New Roman" w:hAnsi="Arial" w:cs="Arial"/>
            <w:color w:val="000000"/>
            <w:sz w:val="24"/>
            <w:szCs w:val="24"/>
          </w:rPr>
          <w:t>. Parallel operating systems are able to use software to manage all of the different resources of the computers running in parallel, such as memory, caches, storage space, and processing power. Parallel operating systems also allow a user to directly interface with all of the computers in the network.</w:t>
        </w:r>
      </w:ins>
    </w:p>
    <w:p w:rsidR="00537222" w:rsidRPr="00537222" w:rsidRDefault="00537222" w:rsidP="00537222">
      <w:pPr>
        <w:shd w:val="clear" w:color="auto" w:fill="FFFFFF"/>
        <w:spacing w:before="120" w:after="120" w:line="345" w:lineRule="atLeast"/>
        <w:jc w:val="both"/>
        <w:rPr>
          <w:ins w:id="32" w:author="Unknown"/>
          <w:rFonts w:ascii="Arial" w:eastAsia="Times New Roman" w:hAnsi="Arial" w:cs="Arial"/>
          <w:color w:val="000000"/>
          <w:sz w:val="18"/>
          <w:szCs w:val="18"/>
        </w:rPr>
      </w:pPr>
      <w:ins w:id="33" w:author="Unknown">
        <w:r w:rsidRPr="00537222">
          <w:rPr>
            <w:rFonts w:ascii="Arial" w:eastAsia="Times New Roman" w:hAnsi="Arial" w:cs="Arial"/>
            <w:color w:val="000000"/>
            <w:sz w:val="24"/>
            <w:szCs w:val="24"/>
          </w:rPr>
          <w:t>A parallel </w:t>
        </w:r>
        <w:r w:rsidRPr="00537222">
          <w:rPr>
            <w:rFonts w:ascii="Arial" w:eastAsia="Times New Roman" w:hAnsi="Arial" w:cs="Arial"/>
            <w:color w:val="000000"/>
            <w:sz w:val="24"/>
            <w:szCs w:val="24"/>
          </w:rPr>
          <w:fldChar w:fldCharType="begin"/>
        </w:r>
        <w:r w:rsidRPr="00537222">
          <w:rPr>
            <w:rFonts w:ascii="Arial" w:eastAsia="Times New Roman" w:hAnsi="Arial" w:cs="Arial"/>
            <w:color w:val="000000"/>
            <w:sz w:val="24"/>
            <w:szCs w:val="24"/>
          </w:rPr>
          <w:instrText xml:space="preserve"> HYPERLINK "http://ecomputernotes.com/fundamental/disk-operating-system/what-is-operating-system" \o "Operating System is software that works as an interface between a user and the computer hardware." \t "_self" </w:instrText>
        </w:r>
        <w:r w:rsidRPr="00537222">
          <w:rPr>
            <w:rFonts w:ascii="Arial" w:eastAsia="Times New Roman" w:hAnsi="Arial" w:cs="Arial"/>
            <w:color w:val="000000"/>
            <w:sz w:val="24"/>
            <w:szCs w:val="24"/>
          </w:rPr>
          <w:fldChar w:fldCharType="separate"/>
        </w:r>
        <w:r w:rsidRPr="00537222">
          <w:rPr>
            <w:rFonts w:ascii="Arial" w:eastAsia="Times New Roman" w:hAnsi="Arial" w:cs="Arial"/>
            <w:color w:val="38A8D6"/>
            <w:sz w:val="24"/>
            <w:szCs w:val="24"/>
            <w:u w:val="single"/>
          </w:rPr>
          <w:t>operating system</w:t>
        </w:r>
        <w:r w:rsidRPr="00537222">
          <w:rPr>
            <w:rFonts w:ascii="Arial" w:eastAsia="Times New Roman" w:hAnsi="Arial" w:cs="Arial"/>
            <w:color w:val="000000"/>
            <w:sz w:val="24"/>
            <w:szCs w:val="24"/>
          </w:rPr>
          <w:fldChar w:fldCharType="end"/>
        </w:r>
        <w:r w:rsidRPr="00537222">
          <w:rPr>
            <w:rFonts w:ascii="Arial" w:eastAsia="Times New Roman" w:hAnsi="Arial" w:cs="Arial"/>
            <w:color w:val="000000"/>
            <w:sz w:val="24"/>
            <w:szCs w:val="24"/>
          </w:rPr>
          <w:t> works by dividing sets of calculations into smaller parts and </w:t>
        </w:r>
        <w:r w:rsidRPr="00537222">
          <w:rPr>
            <w:rFonts w:ascii="Arial" w:eastAsia="Times New Roman" w:hAnsi="Arial" w:cs="Arial"/>
            <w:b/>
            <w:bCs/>
            <w:color w:val="000000"/>
            <w:sz w:val="24"/>
            <w:szCs w:val="24"/>
          </w:rPr>
          <w:t>distributing them between the machines on a network.</w:t>
        </w:r>
        <w:r w:rsidRPr="00537222">
          <w:rPr>
            <w:rFonts w:ascii="Arial" w:eastAsia="Times New Roman" w:hAnsi="Arial" w:cs="Arial"/>
            <w:color w:val="000000"/>
            <w:sz w:val="24"/>
            <w:szCs w:val="24"/>
          </w:rPr>
          <w:t> To facilitate communication between the processor cores and memory arrays,</w:t>
        </w:r>
        <w:r w:rsidRPr="00537222">
          <w:rPr>
            <w:rFonts w:ascii="Arial" w:eastAsia="Times New Roman" w:hAnsi="Arial" w:cs="Arial"/>
            <w:b/>
            <w:bCs/>
            <w:color w:val="000000"/>
            <w:sz w:val="24"/>
            <w:szCs w:val="24"/>
          </w:rPr>
          <w:t> routing software has to either share its memory by assigning the same address space to all of the networked computers,</w:t>
        </w:r>
        <w:r w:rsidRPr="00537222">
          <w:rPr>
            <w:rFonts w:ascii="Arial" w:eastAsia="Times New Roman" w:hAnsi="Arial" w:cs="Arial"/>
            <w:color w:val="000000"/>
            <w:sz w:val="24"/>
            <w:szCs w:val="24"/>
          </w:rPr>
          <w:t> or distribute its memory by assigning a different address space to each processing core.</w:t>
        </w:r>
      </w:ins>
    </w:p>
    <w:p w:rsidR="00537222" w:rsidRPr="00537222" w:rsidRDefault="00537222" w:rsidP="00537222">
      <w:pPr>
        <w:shd w:val="clear" w:color="auto" w:fill="FFFFFF"/>
        <w:spacing w:before="120" w:after="120" w:line="345" w:lineRule="atLeast"/>
        <w:jc w:val="both"/>
        <w:rPr>
          <w:ins w:id="34" w:author="Unknown"/>
          <w:rFonts w:ascii="Arial" w:eastAsia="Times New Roman" w:hAnsi="Arial" w:cs="Arial"/>
          <w:color w:val="000000"/>
          <w:sz w:val="18"/>
          <w:szCs w:val="18"/>
        </w:rPr>
      </w:pPr>
      <w:ins w:id="35" w:author="Unknown">
        <w:r w:rsidRPr="00537222">
          <w:rPr>
            <w:rFonts w:ascii="Arial" w:eastAsia="Times New Roman" w:hAnsi="Arial" w:cs="Arial"/>
            <w:color w:val="000000"/>
            <w:sz w:val="24"/>
            <w:szCs w:val="24"/>
          </w:rPr>
          <w:t>Sharing memory allows the </w:t>
        </w:r>
        <w:proofErr w:type="spellStart"/>
        <w:r w:rsidRPr="00537222">
          <w:rPr>
            <w:rFonts w:ascii="Arial" w:eastAsia="Times New Roman" w:hAnsi="Arial" w:cs="Arial"/>
            <w:color w:val="000000"/>
            <w:sz w:val="24"/>
            <w:szCs w:val="24"/>
          </w:rPr>
          <w:t>operatingsystem</w:t>
        </w:r>
        <w:proofErr w:type="spellEnd"/>
        <w:r w:rsidRPr="00537222">
          <w:rPr>
            <w:rFonts w:ascii="Arial" w:eastAsia="Times New Roman" w:hAnsi="Arial" w:cs="Arial"/>
            <w:color w:val="000000"/>
            <w:sz w:val="24"/>
            <w:szCs w:val="24"/>
          </w:rPr>
          <w:t> to run very quickly, but it is usually not as powerful. When using distributed shared memory, processors have access to both their own local memory and the memory of other processors; this distribution may slow the </w:t>
        </w:r>
        <w:proofErr w:type="spellStart"/>
        <w:r w:rsidRPr="00537222">
          <w:rPr>
            <w:rFonts w:ascii="Arial" w:eastAsia="Times New Roman" w:hAnsi="Arial" w:cs="Arial"/>
            <w:color w:val="000000"/>
            <w:sz w:val="24"/>
            <w:szCs w:val="24"/>
          </w:rPr>
          <w:t>operatingsystem</w:t>
        </w:r>
        <w:proofErr w:type="spellEnd"/>
        <w:r w:rsidRPr="00537222">
          <w:rPr>
            <w:rFonts w:ascii="Arial" w:eastAsia="Times New Roman" w:hAnsi="Arial" w:cs="Arial"/>
            <w:color w:val="000000"/>
            <w:sz w:val="24"/>
            <w:szCs w:val="24"/>
          </w:rPr>
          <w:t>, but it is often more flexible and efficient.</w:t>
        </w:r>
      </w:ins>
    </w:p>
    <w:p w:rsidR="00537222" w:rsidRPr="00537222" w:rsidRDefault="00537222" w:rsidP="00537222">
      <w:pPr>
        <w:shd w:val="clear" w:color="auto" w:fill="FFFFFF"/>
        <w:spacing w:after="240" w:line="345" w:lineRule="atLeast"/>
        <w:rPr>
          <w:ins w:id="36" w:author="Unknown"/>
          <w:rFonts w:ascii="Arial" w:eastAsia="Times New Roman" w:hAnsi="Arial" w:cs="Arial"/>
          <w:color w:val="000000"/>
          <w:sz w:val="18"/>
          <w:szCs w:val="18"/>
        </w:rPr>
      </w:pPr>
    </w:p>
    <w:p w:rsidR="00322E51" w:rsidRDefault="00322E51" w:rsidP="00537222">
      <w:pPr>
        <w:shd w:val="clear" w:color="auto" w:fill="F2F2F2"/>
        <w:spacing w:before="120" w:after="120" w:line="375" w:lineRule="atLeast"/>
        <w:jc w:val="both"/>
      </w:pPr>
    </w:p>
    <w:sectPr w:rsidR="00322E51" w:rsidSect="00322E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344CF"/>
    <w:multiLevelType w:val="multilevel"/>
    <w:tmpl w:val="D35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DD2631"/>
    <w:multiLevelType w:val="multilevel"/>
    <w:tmpl w:val="A7B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980763"/>
    <w:multiLevelType w:val="multilevel"/>
    <w:tmpl w:val="286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3B0C4C"/>
    <w:multiLevelType w:val="multilevel"/>
    <w:tmpl w:val="071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A11783"/>
    <w:multiLevelType w:val="multilevel"/>
    <w:tmpl w:val="4888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5507F9"/>
    <w:multiLevelType w:val="multilevel"/>
    <w:tmpl w:val="1DA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DD01A3"/>
    <w:multiLevelType w:val="multilevel"/>
    <w:tmpl w:val="F17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160146"/>
    <w:multiLevelType w:val="multilevel"/>
    <w:tmpl w:val="2636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9A4CF8"/>
    <w:multiLevelType w:val="multilevel"/>
    <w:tmpl w:val="FAD8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691AC3"/>
    <w:multiLevelType w:val="multilevel"/>
    <w:tmpl w:val="A598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961A35"/>
    <w:multiLevelType w:val="multilevel"/>
    <w:tmpl w:val="2B4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096545"/>
    <w:multiLevelType w:val="multilevel"/>
    <w:tmpl w:val="BA0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090964"/>
    <w:multiLevelType w:val="multilevel"/>
    <w:tmpl w:val="03E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22412D"/>
    <w:multiLevelType w:val="multilevel"/>
    <w:tmpl w:val="230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9"/>
  </w:num>
  <w:num w:numId="4">
    <w:abstractNumId w:val="3"/>
  </w:num>
  <w:num w:numId="5">
    <w:abstractNumId w:val="2"/>
  </w:num>
  <w:num w:numId="6">
    <w:abstractNumId w:val="7"/>
  </w:num>
  <w:num w:numId="7">
    <w:abstractNumId w:val="11"/>
  </w:num>
  <w:num w:numId="8">
    <w:abstractNumId w:val="13"/>
  </w:num>
  <w:num w:numId="9">
    <w:abstractNumId w:val="1"/>
  </w:num>
  <w:num w:numId="10">
    <w:abstractNumId w:val="8"/>
  </w:num>
  <w:num w:numId="11">
    <w:abstractNumId w:val="5"/>
  </w:num>
  <w:num w:numId="12">
    <w:abstractNumId w:val="10"/>
  </w:num>
  <w:num w:numId="13">
    <w:abstractNumId w:val="0"/>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537222"/>
    <w:rsid w:val="00322E51"/>
    <w:rsid w:val="005372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E51"/>
  </w:style>
  <w:style w:type="paragraph" w:styleId="Heading1">
    <w:name w:val="heading 1"/>
    <w:basedOn w:val="Normal"/>
    <w:link w:val="Heading1Char"/>
    <w:uiPriority w:val="9"/>
    <w:qFormat/>
    <w:rsid w:val="005372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5372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22"/>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537222"/>
    <w:rPr>
      <w:rFonts w:ascii="Times New Roman" w:eastAsia="Times New Roman" w:hAnsi="Times New Roman" w:cs="Times New Roman"/>
      <w:b/>
      <w:bCs/>
      <w:sz w:val="24"/>
      <w:szCs w:val="24"/>
    </w:rPr>
  </w:style>
  <w:style w:type="character" w:customStyle="1" w:styleId="mymarg">
    <w:name w:val="mymarg"/>
    <w:basedOn w:val="DefaultParagraphFont"/>
    <w:rsid w:val="00537222"/>
  </w:style>
  <w:style w:type="character" w:styleId="Hyperlink">
    <w:name w:val="Hyperlink"/>
    <w:basedOn w:val="DefaultParagraphFont"/>
    <w:uiPriority w:val="99"/>
    <w:semiHidden/>
    <w:unhideWhenUsed/>
    <w:rsid w:val="00537222"/>
    <w:rPr>
      <w:color w:val="0000FF"/>
      <w:u w:val="single"/>
    </w:rPr>
  </w:style>
  <w:style w:type="character" w:customStyle="1" w:styleId="yjmtitle">
    <w:name w:val="yjm_title"/>
    <w:basedOn w:val="DefaultParagraphFont"/>
    <w:rsid w:val="00537222"/>
  </w:style>
  <w:style w:type="character" w:customStyle="1" w:styleId="apple-converted-space">
    <w:name w:val="apple-converted-space"/>
    <w:basedOn w:val="DefaultParagraphFont"/>
    <w:rsid w:val="00537222"/>
  </w:style>
  <w:style w:type="character" w:customStyle="1" w:styleId="createby">
    <w:name w:val="createby"/>
    <w:basedOn w:val="DefaultParagraphFont"/>
    <w:rsid w:val="00537222"/>
  </w:style>
  <w:style w:type="character" w:customStyle="1" w:styleId="newsitemcategory">
    <w:name w:val="newsitem_category"/>
    <w:basedOn w:val="DefaultParagraphFont"/>
    <w:rsid w:val="00537222"/>
  </w:style>
  <w:style w:type="paragraph" w:styleId="NormalWeb">
    <w:name w:val="Normal (Web)"/>
    <w:basedOn w:val="Normal"/>
    <w:uiPriority w:val="99"/>
    <w:semiHidden/>
    <w:unhideWhenUsed/>
    <w:rsid w:val="005372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7222"/>
    <w:rPr>
      <w:b/>
      <w:bCs/>
    </w:rPr>
  </w:style>
  <w:style w:type="character" w:customStyle="1" w:styleId="yellowfade">
    <w:name w:val="yellowfade"/>
    <w:basedOn w:val="DefaultParagraphFont"/>
    <w:rsid w:val="00537222"/>
  </w:style>
  <w:style w:type="paragraph" w:styleId="BalloonText">
    <w:name w:val="Balloon Text"/>
    <w:basedOn w:val="Normal"/>
    <w:link w:val="BalloonTextChar"/>
    <w:uiPriority w:val="99"/>
    <w:semiHidden/>
    <w:unhideWhenUsed/>
    <w:rsid w:val="00537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2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1924436">
      <w:bodyDiv w:val="1"/>
      <w:marLeft w:val="0"/>
      <w:marRight w:val="0"/>
      <w:marTop w:val="0"/>
      <w:marBottom w:val="0"/>
      <w:divBdr>
        <w:top w:val="none" w:sz="0" w:space="0" w:color="auto"/>
        <w:left w:val="none" w:sz="0" w:space="0" w:color="auto"/>
        <w:bottom w:val="none" w:sz="0" w:space="0" w:color="auto"/>
        <w:right w:val="none" w:sz="0" w:space="0" w:color="auto"/>
      </w:divBdr>
      <w:divsChild>
        <w:div w:id="1053043617">
          <w:marLeft w:val="0"/>
          <w:marRight w:val="0"/>
          <w:marTop w:val="0"/>
          <w:marBottom w:val="0"/>
          <w:divBdr>
            <w:top w:val="none" w:sz="0" w:space="0" w:color="auto"/>
            <w:left w:val="none" w:sz="0" w:space="0" w:color="auto"/>
            <w:bottom w:val="none" w:sz="0" w:space="0" w:color="auto"/>
            <w:right w:val="none" w:sz="0" w:space="0" w:color="auto"/>
          </w:divBdr>
          <w:divsChild>
            <w:div w:id="328023226">
              <w:marLeft w:val="0"/>
              <w:marRight w:val="0"/>
              <w:marTop w:val="0"/>
              <w:marBottom w:val="0"/>
              <w:divBdr>
                <w:top w:val="none" w:sz="0" w:space="0" w:color="auto"/>
                <w:left w:val="none" w:sz="0" w:space="0" w:color="auto"/>
                <w:bottom w:val="none" w:sz="0" w:space="0" w:color="auto"/>
                <w:right w:val="none" w:sz="0" w:space="0" w:color="auto"/>
              </w:divBdr>
              <w:divsChild>
                <w:div w:id="8218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2520">
          <w:marLeft w:val="0"/>
          <w:marRight w:val="0"/>
          <w:marTop w:val="157"/>
          <w:marBottom w:val="157"/>
          <w:divBdr>
            <w:top w:val="single" w:sz="6" w:space="4" w:color="F1F1F1"/>
            <w:left w:val="single" w:sz="6" w:space="4" w:color="F1F1F1"/>
            <w:bottom w:val="single" w:sz="6" w:space="4" w:color="F1F1F1"/>
            <w:right w:val="single" w:sz="6" w:space="4" w:color="F1F1F1"/>
          </w:divBdr>
          <w:divsChild>
            <w:div w:id="1868986099">
              <w:marLeft w:val="0"/>
              <w:marRight w:val="0"/>
              <w:marTop w:val="0"/>
              <w:marBottom w:val="0"/>
              <w:divBdr>
                <w:top w:val="none" w:sz="0" w:space="0" w:color="auto"/>
                <w:left w:val="none" w:sz="0" w:space="0" w:color="auto"/>
                <w:bottom w:val="none" w:sz="0" w:space="0" w:color="auto"/>
                <w:right w:val="none" w:sz="0" w:space="0" w:color="auto"/>
              </w:divBdr>
              <w:divsChild>
                <w:div w:id="1527258065">
                  <w:marLeft w:val="0"/>
                  <w:marRight w:val="0"/>
                  <w:marTop w:val="0"/>
                  <w:marBottom w:val="0"/>
                  <w:divBdr>
                    <w:top w:val="none" w:sz="0" w:space="0" w:color="auto"/>
                    <w:left w:val="none" w:sz="0" w:space="0" w:color="auto"/>
                    <w:bottom w:val="none" w:sz="0" w:space="0" w:color="auto"/>
                    <w:right w:val="none" w:sz="0" w:space="0" w:color="auto"/>
                  </w:divBdr>
                </w:div>
                <w:div w:id="642201575">
                  <w:marLeft w:val="0"/>
                  <w:marRight w:val="0"/>
                  <w:marTop w:val="0"/>
                  <w:marBottom w:val="0"/>
                  <w:divBdr>
                    <w:top w:val="none" w:sz="0" w:space="0" w:color="auto"/>
                    <w:left w:val="none" w:sz="0" w:space="0" w:color="auto"/>
                    <w:bottom w:val="none" w:sz="0" w:space="0" w:color="auto"/>
                    <w:right w:val="none" w:sz="0" w:space="0" w:color="auto"/>
                  </w:divBdr>
                </w:div>
                <w:div w:id="5208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7414">
          <w:marLeft w:val="0"/>
          <w:marRight w:val="0"/>
          <w:marTop w:val="0"/>
          <w:marBottom w:val="0"/>
          <w:divBdr>
            <w:top w:val="none" w:sz="0" w:space="0" w:color="auto"/>
            <w:left w:val="none" w:sz="0" w:space="0" w:color="auto"/>
            <w:bottom w:val="none" w:sz="0" w:space="0" w:color="auto"/>
            <w:right w:val="none" w:sz="0" w:space="0" w:color="auto"/>
          </w:divBdr>
          <w:divsChild>
            <w:div w:id="1204556957">
              <w:marLeft w:val="0"/>
              <w:marRight w:val="0"/>
              <w:marTop w:val="0"/>
              <w:marBottom w:val="0"/>
              <w:divBdr>
                <w:top w:val="none" w:sz="0" w:space="0" w:color="auto"/>
                <w:left w:val="none" w:sz="0" w:space="0" w:color="auto"/>
                <w:bottom w:val="none" w:sz="0" w:space="0" w:color="auto"/>
                <w:right w:val="none" w:sz="0" w:space="0" w:color="auto"/>
              </w:divBdr>
              <w:divsChild>
                <w:div w:id="76488157">
                  <w:marLeft w:val="0"/>
                  <w:marRight w:val="0"/>
                  <w:marTop w:val="0"/>
                  <w:marBottom w:val="0"/>
                  <w:divBdr>
                    <w:top w:val="none" w:sz="0" w:space="0" w:color="auto"/>
                    <w:left w:val="none" w:sz="0" w:space="0" w:color="auto"/>
                    <w:bottom w:val="none" w:sz="0" w:space="0" w:color="auto"/>
                    <w:right w:val="none" w:sz="0" w:space="0" w:color="auto"/>
                  </w:divBdr>
                </w:div>
                <w:div w:id="1380546048">
                  <w:marLeft w:val="0"/>
                  <w:marRight w:val="0"/>
                  <w:marTop w:val="0"/>
                  <w:marBottom w:val="157"/>
                  <w:divBdr>
                    <w:top w:val="none" w:sz="0" w:space="0" w:color="auto"/>
                    <w:left w:val="none" w:sz="0" w:space="0" w:color="auto"/>
                    <w:bottom w:val="none" w:sz="0" w:space="0" w:color="auto"/>
                    <w:right w:val="none" w:sz="0" w:space="0" w:color="auto"/>
                  </w:divBdr>
                  <w:divsChild>
                    <w:div w:id="1063715682">
                      <w:marLeft w:val="0"/>
                      <w:marRight w:val="0"/>
                      <w:marTop w:val="0"/>
                      <w:marBottom w:val="0"/>
                      <w:divBdr>
                        <w:top w:val="none" w:sz="0" w:space="0" w:color="auto"/>
                        <w:left w:val="none" w:sz="0" w:space="0" w:color="auto"/>
                        <w:bottom w:val="none" w:sz="0" w:space="0" w:color="auto"/>
                        <w:right w:val="none" w:sz="0" w:space="0" w:color="auto"/>
                      </w:divBdr>
                    </w:div>
                  </w:divsChild>
                </w:div>
                <w:div w:id="346366940">
                  <w:marLeft w:val="0"/>
                  <w:marRight w:val="0"/>
                  <w:marTop w:val="0"/>
                  <w:marBottom w:val="0"/>
                  <w:divBdr>
                    <w:top w:val="none" w:sz="0" w:space="0" w:color="auto"/>
                    <w:left w:val="none" w:sz="0" w:space="0" w:color="auto"/>
                    <w:bottom w:val="none" w:sz="0" w:space="0" w:color="auto"/>
                    <w:right w:val="none" w:sz="0" w:space="0" w:color="auto"/>
                  </w:divBdr>
                </w:div>
              </w:divsChild>
            </w:div>
            <w:div w:id="1831869039">
              <w:marLeft w:val="0"/>
              <w:marRight w:val="0"/>
              <w:marTop w:val="0"/>
              <w:marBottom w:val="0"/>
              <w:divBdr>
                <w:top w:val="none" w:sz="0" w:space="0" w:color="auto"/>
                <w:left w:val="none" w:sz="0" w:space="0" w:color="auto"/>
                <w:bottom w:val="none" w:sz="0" w:space="0" w:color="auto"/>
                <w:right w:val="none" w:sz="0" w:space="0" w:color="auto"/>
              </w:divBdr>
              <w:divsChild>
                <w:div w:id="246885292">
                  <w:marLeft w:val="0"/>
                  <w:marRight w:val="0"/>
                  <w:marTop w:val="0"/>
                  <w:marBottom w:val="0"/>
                  <w:divBdr>
                    <w:top w:val="none" w:sz="0" w:space="0" w:color="auto"/>
                    <w:left w:val="none" w:sz="0" w:space="0" w:color="auto"/>
                    <w:bottom w:val="none" w:sz="0" w:space="0" w:color="auto"/>
                    <w:right w:val="none" w:sz="0" w:space="0" w:color="auto"/>
                  </w:divBdr>
                  <w:divsChild>
                    <w:div w:id="17686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6837">
              <w:marLeft w:val="0"/>
              <w:marRight w:val="0"/>
              <w:marTop w:val="0"/>
              <w:marBottom w:val="0"/>
              <w:divBdr>
                <w:top w:val="none" w:sz="0" w:space="0" w:color="auto"/>
                <w:left w:val="none" w:sz="0" w:space="0" w:color="auto"/>
                <w:bottom w:val="none" w:sz="0" w:space="0" w:color="auto"/>
                <w:right w:val="none" w:sz="0" w:space="0" w:color="auto"/>
              </w:divBdr>
              <w:divsChild>
                <w:div w:id="184295170">
                  <w:marLeft w:val="0"/>
                  <w:marRight w:val="0"/>
                  <w:marTop w:val="0"/>
                  <w:marBottom w:val="0"/>
                  <w:divBdr>
                    <w:top w:val="none" w:sz="0" w:space="0" w:color="auto"/>
                    <w:left w:val="none" w:sz="0" w:space="0" w:color="auto"/>
                    <w:bottom w:val="none" w:sz="0" w:space="0" w:color="auto"/>
                    <w:right w:val="none" w:sz="0" w:space="0" w:color="auto"/>
                  </w:divBdr>
                  <w:divsChild>
                    <w:div w:id="2022001820">
                      <w:marLeft w:val="0"/>
                      <w:marRight w:val="0"/>
                      <w:marTop w:val="0"/>
                      <w:marBottom w:val="0"/>
                      <w:divBdr>
                        <w:top w:val="none" w:sz="0" w:space="0" w:color="auto"/>
                        <w:left w:val="none" w:sz="0" w:space="0" w:color="auto"/>
                        <w:bottom w:val="none" w:sz="0" w:space="0" w:color="auto"/>
                        <w:right w:val="none" w:sz="0" w:space="0" w:color="auto"/>
                      </w:divBdr>
                      <w:divsChild>
                        <w:div w:id="599722451">
                          <w:marLeft w:val="0"/>
                          <w:marRight w:val="0"/>
                          <w:marTop w:val="0"/>
                          <w:marBottom w:val="0"/>
                          <w:divBdr>
                            <w:top w:val="none" w:sz="0" w:space="0" w:color="auto"/>
                            <w:left w:val="none" w:sz="0" w:space="0" w:color="auto"/>
                            <w:bottom w:val="none" w:sz="0" w:space="0" w:color="auto"/>
                            <w:right w:val="none" w:sz="0" w:space="0" w:color="auto"/>
                          </w:divBdr>
                          <w:divsChild>
                            <w:div w:id="6085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034956">
          <w:marLeft w:val="0"/>
          <w:marRight w:val="0"/>
          <w:marTop w:val="0"/>
          <w:marBottom w:val="0"/>
          <w:divBdr>
            <w:top w:val="none" w:sz="0" w:space="0" w:color="auto"/>
            <w:left w:val="none" w:sz="0" w:space="0" w:color="auto"/>
            <w:bottom w:val="none" w:sz="0" w:space="0" w:color="auto"/>
            <w:right w:val="none" w:sz="0" w:space="0" w:color="auto"/>
          </w:divBdr>
          <w:divsChild>
            <w:div w:id="1514300458">
              <w:marLeft w:val="0"/>
              <w:marRight w:val="0"/>
              <w:marTop w:val="0"/>
              <w:marBottom w:val="0"/>
              <w:divBdr>
                <w:top w:val="none" w:sz="0" w:space="0" w:color="auto"/>
                <w:left w:val="none" w:sz="0" w:space="0" w:color="auto"/>
                <w:bottom w:val="none" w:sz="0" w:space="0" w:color="auto"/>
                <w:right w:val="none" w:sz="0" w:space="0" w:color="auto"/>
              </w:divBdr>
              <w:divsChild>
                <w:div w:id="1438325727">
                  <w:marLeft w:val="0"/>
                  <w:marRight w:val="0"/>
                  <w:marTop w:val="0"/>
                  <w:marBottom w:val="0"/>
                  <w:divBdr>
                    <w:top w:val="none" w:sz="0" w:space="0" w:color="auto"/>
                    <w:left w:val="none" w:sz="0" w:space="0" w:color="auto"/>
                    <w:bottom w:val="none" w:sz="0" w:space="0" w:color="auto"/>
                    <w:right w:val="none" w:sz="0" w:space="0" w:color="auto"/>
                  </w:divBdr>
                  <w:divsChild>
                    <w:div w:id="8656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19980">
              <w:marLeft w:val="0"/>
              <w:marRight w:val="0"/>
              <w:marTop w:val="0"/>
              <w:marBottom w:val="0"/>
              <w:divBdr>
                <w:top w:val="none" w:sz="0" w:space="0" w:color="auto"/>
                <w:left w:val="none" w:sz="0" w:space="0" w:color="auto"/>
                <w:bottom w:val="none" w:sz="0" w:space="0" w:color="auto"/>
                <w:right w:val="none" w:sz="0" w:space="0" w:color="auto"/>
              </w:divBdr>
              <w:divsChild>
                <w:div w:id="13768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3865">
          <w:marLeft w:val="0"/>
          <w:marRight w:val="0"/>
          <w:marTop w:val="0"/>
          <w:marBottom w:val="0"/>
          <w:divBdr>
            <w:top w:val="none" w:sz="0" w:space="0" w:color="auto"/>
            <w:left w:val="none" w:sz="0" w:space="0" w:color="auto"/>
            <w:bottom w:val="none" w:sz="0" w:space="0" w:color="auto"/>
            <w:right w:val="none" w:sz="0" w:space="0" w:color="auto"/>
          </w:divBdr>
          <w:divsChild>
            <w:div w:id="1632202401">
              <w:marLeft w:val="0"/>
              <w:marRight w:val="0"/>
              <w:marTop w:val="0"/>
              <w:marBottom w:val="0"/>
              <w:divBdr>
                <w:top w:val="none" w:sz="0" w:space="0" w:color="auto"/>
                <w:left w:val="none" w:sz="0" w:space="0" w:color="auto"/>
                <w:bottom w:val="none" w:sz="0" w:space="0" w:color="auto"/>
                <w:right w:val="none" w:sz="0" w:space="0" w:color="auto"/>
              </w:divBdr>
              <w:divsChild>
                <w:div w:id="1564026725">
                  <w:marLeft w:val="0"/>
                  <w:marRight w:val="0"/>
                  <w:marTop w:val="0"/>
                  <w:marBottom w:val="0"/>
                  <w:divBdr>
                    <w:top w:val="none" w:sz="0" w:space="0" w:color="auto"/>
                    <w:left w:val="none" w:sz="0" w:space="0" w:color="auto"/>
                    <w:bottom w:val="none" w:sz="0" w:space="0" w:color="auto"/>
                    <w:right w:val="none" w:sz="0" w:space="0" w:color="auto"/>
                  </w:divBdr>
                  <w:divsChild>
                    <w:div w:id="20944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04115">
              <w:marLeft w:val="0"/>
              <w:marRight w:val="0"/>
              <w:marTop w:val="0"/>
              <w:marBottom w:val="0"/>
              <w:divBdr>
                <w:top w:val="none" w:sz="0" w:space="0" w:color="auto"/>
                <w:left w:val="none" w:sz="0" w:space="0" w:color="auto"/>
                <w:bottom w:val="none" w:sz="0" w:space="0" w:color="auto"/>
                <w:right w:val="none" w:sz="0" w:space="0" w:color="auto"/>
              </w:divBdr>
              <w:divsChild>
                <w:div w:id="405107228">
                  <w:marLeft w:val="0"/>
                  <w:marRight w:val="0"/>
                  <w:marTop w:val="0"/>
                  <w:marBottom w:val="0"/>
                  <w:divBdr>
                    <w:top w:val="none" w:sz="0" w:space="0" w:color="auto"/>
                    <w:left w:val="none" w:sz="0" w:space="0" w:color="auto"/>
                    <w:bottom w:val="none" w:sz="0" w:space="0" w:color="auto"/>
                    <w:right w:val="none" w:sz="0" w:space="0" w:color="auto"/>
                  </w:divBdr>
                </w:div>
              </w:divsChild>
            </w:div>
            <w:div w:id="323363323">
              <w:marLeft w:val="0"/>
              <w:marRight w:val="0"/>
              <w:marTop w:val="0"/>
              <w:marBottom w:val="0"/>
              <w:divBdr>
                <w:top w:val="none" w:sz="0" w:space="0" w:color="auto"/>
                <w:left w:val="none" w:sz="0" w:space="0" w:color="auto"/>
                <w:bottom w:val="none" w:sz="0" w:space="0" w:color="auto"/>
                <w:right w:val="none" w:sz="0" w:space="0" w:color="auto"/>
              </w:divBdr>
              <w:divsChild>
                <w:div w:id="970480980">
                  <w:marLeft w:val="0"/>
                  <w:marRight w:val="0"/>
                  <w:marTop w:val="0"/>
                  <w:marBottom w:val="0"/>
                  <w:divBdr>
                    <w:top w:val="none" w:sz="0" w:space="0" w:color="auto"/>
                    <w:left w:val="none" w:sz="0" w:space="0" w:color="auto"/>
                    <w:bottom w:val="none" w:sz="0" w:space="0" w:color="auto"/>
                    <w:right w:val="none" w:sz="0" w:space="0" w:color="auto"/>
                  </w:divBdr>
                  <w:divsChild>
                    <w:div w:id="14693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2425">
              <w:marLeft w:val="0"/>
              <w:marRight w:val="0"/>
              <w:marTop w:val="0"/>
              <w:marBottom w:val="0"/>
              <w:divBdr>
                <w:top w:val="none" w:sz="0" w:space="0" w:color="auto"/>
                <w:left w:val="none" w:sz="0" w:space="0" w:color="auto"/>
                <w:bottom w:val="none" w:sz="0" w:space="0" w:color="auto"/>
                <w:right w:val="none" w:sz="0" w:space="0" w:color="auto"/>
              </w:divBdr>
              <w:divsChild>
                <w:div w:id="4612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1679">
          <w:marLeft w:val="0"/>
          <w:marRight w:val="0"/>
          <w:marTop w:val="0"/>
          <w:marBottom w:val="0"/>
          <w:divBdr>
            <w:top w:val="none" w:sz="0" w:space="0" w:color="auto"/>
            <w:left w:val="none" w:sz="0" w:space="0" w:color="auto"/>
            <w:bottom w:val="none" w:sz="0" w:space="0" w:color="auto"/>
            <w:right w:val="none" w:sz="0" w:space="0" w:color="auto"/>
          </w:divBdr>
          <w:divsChild>
            <w:div w:id="984972440">
              <w:marLeft w:val="0"/>
              <w:marRight w:val="0"/>
              <w:marTop w:val="0"/>
              <w:marBottom w:val="0"/>
              <w:divBdr>
                <w:top w:val="none" w:sz="0" w:space="0" w:color="auto"/>
                <w:left w:val="none" w:sz="0" w:space="0" w:color="auto"/>
                <w:bottom w:val="none" w:sz="0" w:space="0" w:color="auto"/>
                <w:right w:val="none" w:sz="0" w:space="0" w:color="auto"/>
              </w:divBdr>
            </w:div>
          </w:divsChild>
        </w:div>
        <w:div w:id="1834299328">
          <w:marLeft w:val="0"/>
          <w:marRight w:val="0"/>
          <w:marTop w:val="0"/>
          <w:marBottom w:val="0"/>
          <w:divBdr>
            <w:top w:val="none" w:sz="0" w:space="0" w:color="auto"/>
            <w:left w:val="none" w:sz="0" w:space="0" w:color="auto"/>
            <w:bottom w:val="none" w:sz="0" w:space="0" w:color="auto"/>
            <w:right w:val="none" w:sz="0" w:space="0" w:color="auto"/>
          </w:divBdr>
          <w:divsChild>
            <w:div w:id="1889607458">
              <w:marLeft w:val="0"/>
              <w:marRight w:val="0"/>
              <w:marTop w:val="0"/>
              <w:marBottom w:val="0"/>
              <w:divBdr>
                <w:top w:val="none" w:sz="0" w:space="0" w:color="auto"/>
                <w:left w:val="none" w:sz="0" w:space="0" w:color="auto"/>
                <w:bottom w:val="none" w:sz="0" w:space="0" w:color="auto"/>
                <w:right w:val="none" w:sz="0" w:space="0" w:color="auto"/>
              </w:divBdr>
            </w:div>
          </w:divsChild>
        </w:div>
        <w:div w:id="630209995">
          <w:marLeft w:val="0"/>
          <w:marRight w:val="0"/>
          <w:marTop w:val="0"/>
          <w:marBottom w:val="0"/>
          <w:divBdr>
            <w:top w:val="none" w:sz="0" w:space="0" w:color="auto"/>
            <w:left w:val="none" w:sz="0" w:space="0" w:color="auto"/>
            <w:bottom w:val="none" w:sz="0" w:space="0" w:color="auto"/>
            <w:right w:val="none" w:sz="0" w:space="0" w:color="auto"/>
          </w:divBdr>
          <w:divsChild>
            <w:div w:id="491676943">
              <w:marLeft w:val="0"/>
              <w:marRight w:val="0"/>
              <w:marTop w:val="0"/>
              <w:marBottom w:val="0"/>
              <w:divBdr>
                <w:top w:val="none" w:sz="0" w:space="0" w:color="auto"/>
                <w:left w:val="none" w:sz="0" w:space="0" w:color="auto"/>
                <w:bottom w:val="none" w:sz="0" w:space="0" w:color="auto"/>
                <w:right w:val="none" w:sz="0" w:space="0" w:color="auto"/>
              </w:divBdr>
            </w:div>
          </w:divsChild>
        </w:div>
        <w:div w:id="157238660">
          <w:marLeft w:val="0"/>
          <w:marRight w:val="0"/>
          <w:marTop w:val="0"/>
          <w:marBottom w:val="0"/>
          <w:divBdr>
            <w:top w:val="none" w:sz="0" w:space="0" w:color="auto"/>
            <w:left w:val="none" w:sz="0" w:space="0" w:color="auto"/>
            <w:bottom w:val="none" w:sz="0" w:space="0" w:color="auto"/>
            <w:right w:val="none" w:sz="0" w:space="0" w:color="auto"/>
          </w:divBdr>
          <w:divsChild>
            <w:div w:id="10901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2453">
      <w:bodyDiv w:val="1"/>
      <w:marLeft w:val="0"/>
      <w:marRight w:val="0"/>
      <w:marTop w:val="0"/>
      <w:marBottom w:val="0"/>
      <w:divBdr>
        <w:top w:val="none" w:sz="0" w:space="0" w:color="auto"/>
        <w:left w:val="none" w:sz="0" w:space="0" w:color="auto"/>
        <w:bottom w:val="none" w:sz="0" w:space="0" w:color="auto"/>
        <w:right w:val="none" w:sz="0" w:space="0" w:color="auto"/>
      </w:divBdr>
      <w:divsChild>
        <w:div w:id="603463599">
          <w:marLeft w:val="0"/>
          <w:marRight w:val="0"/>
          <w:marTop w:val="0"/>
          <w:marBottom w:val="0"/>
          <w:divBdr>
            <w:top w:val="none" w:sz="0" w:space="0" w:color="auto"/>
            <w:left w:val="none" w:sz="0" w:space="0" w:color="auto"/>
            <w:bottom w:val="none" w:sz="0" w:space="0" w:color="auto"/>
            <w:right w:val="none" w:sz="0" w:space="0" w:color="auto"/>
          </w:divBdr>
          <w:divsChild>
            <w:div w:id="1138104359">
              <w:marLeft w:val="0"/>
              <w:marRight w:val="0"/>
              <w:marTop w:val="0"/>
              <w:marBottom w:val="0"/>
              <w:divBdr>
                <w:top w:val="none" w:sz="0" w:space="0" w:color="auto"/>
                <w:left w:val="none" w:sz="0" w:space="0" w:color="auto"/>
                <w:bottom w:val="none" w:sz="0" w:space="0" w:color="auto"/>
                <w:right w:val="none" w:sz="0" w:space="0" w:color="auto"/>
              </w:divBdr>
              <w:divsChild>
                <w:div w:id="12771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7596">
          <w:marLeft w:val="0"/>
          <w:marRight w:val="0"/>
          <w:marTop w:val="150"/>
          <w:marBottom w:val="150"/>
          <w:divBdr>
            <w:top w:val="single" w:sz="6" w:space="4" w:color="F1F1F1"/>
            <w:left w:val="single" w:sz="6" w:space="4" w:color="F1F1F1"/>
            <w:bottom w:val="single" w:sz="6" w:space="4" w:color="F1F1F1"/>
            <w:right w:val="single" w:sz="6" w:space="4" w:color="F1F1F1"/>
          </w:divBdr>
          <w:divsChild>
            <w:div w:id="1997490097">
              <w:marLeft w:val="0"/>
              <w:marRight w:val="0"/>
              <w:marTop w:val="0"/>
              <w:marBottom w:val="0"/>
              <w:divBdr>
                <w:top w:val="none" w:sz="0" w:space="0" w:color="auto"/>
                <w:left w:val="none" w:sz="0" w:space="0" w:color="auto"/>
                <w:bottom w:val="none" w:sz="0" w:space="0" w:color="auto"/>
                <w:right w:val="none" w:sz="0" w:space="0" w:color="auto"/>
              </w:divBdr>
              <w:divsChild>
                <w:div w:id="49689806">
                  <w:marLeft w:val="0"/>
                  <w:marRight w:val="0"/>
                  <w:marTop w:val="0"/>
                  <w:marBottom w:val="0"/>
                  <w:divBdr>
                    <w:top w:val="none" w:sz="0" w:space="0" w:color="auto"/>
                    <w:left w:val="none" w:sz="0" w:space="0" w:color="auto"/>
                    <w:bottom w:val="none" w:sz="0" w:space="0" w:color="auto"/>
                    <w:right w:val="none" w:sz="0" w:space="0" w:color="auto"/>
                  </w:divBdr>
                </w:div>
                <w:div w:id="1427574045">
                  <w:marLeft w:val="0"/>
                  <w:marRight w:val="0"/>
                  <w:marTop w:val="0"/>
                  <w:marBottom w:val="0"/>
                  <w:divBdr>
                    <w:top w:val="none" w:sz="0" w:space="0" w:color="auto"/>
                    <w:left w:val="none" w:sz="0" w:space="0" w:color="auto"/>
                    <w:bottom w:val="none" w:sz="0" w:space="0" w:color="auto"/>
                    <w:right w:val="none" w:sz="0" w:space="0" w:color="auto"/>
                  </w:divBdr>
                </w:div>
                <w:div w:id="595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2705">
          <w:marLeft w:val="0"/>
          <w:marRight w:val="0"/>
          <w:marTop w:val="0"/>
          <w:marBottom w:val="0"/>
          <w:divBdr>
            <w:top w:val="none" w:sz="0" w:space="0" w:color="auto"/>
            <w:left w:val="none" w:sz="0" w:space="0" w:color="auto"/>
            <w:bottom w:val="none" w:sz="0" w:space="0" w:color="auto"/>
            <w:right w:val="none" w:sz="0" w:space="0" w:color="auto"/>
          </w:divBdr>
          <w:divsChild>
            <w:div w:id="256791500">
              <w:marLeft w:val="0"/>
              <w:marRight w:val="0"/>
              <w:marTop w:val="0"/>
              <w:marBottom w:val="0"/>
              <w:divBdr>
                <w:top w:val="none" w:sz="0" w:space="0" w:color="auto"/>
                <w:left w:val="none" w:sz="0" w:space="0" w:color="auto"/>
                <w:bottom w:val="none" w:sz="0" w:space="0" w:color="auto"/>
                <w:right w:val="none" w:sz="0" w:space="0" w:color="auto"/>
              </w:divBdr>
              <w:divsChild>
                <w:div w:id="83459966">
                  <w:marLeft w:val="0"/>
                  <w:marRight w:val="0"/>
                  <w:marTop w:val="0"/>
                  <w:marBottom w:val="0"/>
                  <w:divBdr>
                    <w:top w:val="none" w:sz="0" w:space="0" w:color="auto"/>
                    <w:left w:val="none" w:sz="0" w:space="0" w:color="auto"/>
                    <w:bottom w:val="none" w:sz="0" w:space="0" w:color="auto"/>
                    <w:right w:val="none" w:sz="0" w:space="0" w:color="auto"/>
                  </w:divBdr>
                </w:div>
                <w:div w:id="990673794">
                  <w:marLeft w:val="0"/>
                  <w:marRight w:val="0"/>
                  <w:marTop w:val="0"/>
                  <w:marBottom w:val="150"/>
                  <w:divBdr>
                    <w:top w:val="none" w:sz="0" w:space="0" w:color="auto"/>
                    <w:left w:val="none" w:sz="0" w:space="0" w:color="auto"/>
                    <w:bottom w:val="none" w:sz="0" w:space="0" w:color="auto"/>
                    <w:right w:val="none" w:sz="0" w:space="0" w:color="auto"/>
                  </w:divBdr>
                  <w:divsChild>
                    <w:div w:id="1050420318">
                      <w:marLeft w:val="0"/>
                      <w:marRight w:val="0"/>
                      <w:marTop w:val="0"/>
                      <w:marBottom w:val="0"/>
                      <w:divBdr>
                        <w:top w:val="none" w:sz="0" w:space="0" w:color="auto"/>
                        <w:left w:val="none" w:sz="0" w:space="0" w:color="auto"/>
                        <w:bottom w:val="none" w:sz="0" w:space="0" w:color="auto"/>
                        <w:right w:val="none" w:sz="0" w:space="0" w:color="auto"/>
                      </w:divBdr>
                    </w:div>
                  </w:divsChild>
                </w:div>
                <w:div w:id="1278486838">
                  <w:marLeft w:val="0"/>
                  <w:marRight w:val="0"/>
                  <w:marTop w:val="0"/>
                  <w:marBottom w:val="0"/>
                  <w:divBdr>
                    <w:top w:val="none" w:sz="0" w:space="0" w:color="auto"/>
                    <w:left w:val="none" w:sz="0" w:space="0" w:color="auto"/>
                    <w:bottom w:val="none" w:sz="0" w:space="0" w:color="auto"/>
                    <w:right w:val="none" w:sz="0" w:space="0" w:color="auto"/>
                  </w:divBdr>
                </w:div>
              </w:divsChild>
            </w:div>
            <w:div w:id="550535149">
              <w:marLeft w:val="0"/>
              <w:marRight w:val="0"/>
              <w:marTop w:val="0"/>
              <w:marBottom w:val="0"/>
              <w:divBdr>
                <w:top w:val="none" w:sz="0" w:space="0" w:color="auto"/>
                <w:left w:val="none" w:sz="0" w:space="0" w:color="auto"/>
                <w:bottom w:val="none" w:sz="0" w:space="0" w:color="auto"/>
                <w:right w:val="none" w:sz="0" w:space="0" w:color="auto"/>
              </w:divBdr>
              <w:divsChild>
                <w:div w:id="2043044872">
                  <w:marLeft w:val="0"/>
                  <w:marRight w:val="0"/>
                  <w:marTop w:val="0"/>
                  <w:marBottom w:val="0"/>
                  <w:divBdr>
                    <w:top w:val="none" w:sz="0" w:space="0" w:color="auto"/>
                    <w:left w:val="none" w:sz="0" w:space="0" w:color="auto"/>
                    <w:bottom w:val="none" w:sz="0" w:space="0" w:color="auto"/>
                    <w:right w:val="none" w:sz="0" w:space="0" w:color="auto"/>
                  </w:divBdr>
                  <w:divsChild>
                    <w:div w:id="18177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0889">
              <w:marLeft w:val="0"/>
              <w:marRight w:val="0"/>
              <w:marTop w:val="0"/>
              <w:marBottom w:val="0"/>
              <w:divBdr>
                <w:top w:val="none" w:sz="0" w:space="0" w:color="auto"/>
                <w:left w:val="none" w:sz="0" w:space="0" w:color="auto"/>
                <w:bottom w:val="none" w:sz="0" w:space="0" w:color="auto"/>
                <w:right w:val="none" w:sz="0" w:space="0" w:color="auto"/>
              </w:divBdr>
              <w:divsChild>
                <w:div w:id="599146928">
                  <w:marLeft w:val="0"/>
                  <w:marRight w:val="0"/>
                  <w:marTop w:val="0"/>
                  <w:marBottom w:val="0"/>
                  <w:divBdr>
                    <w:top w:val="none" w:sz="0" w:space="0" w:color="auto"/>
                    <w:left w:val="none" w:sz="0" w:space="0" w:color="auto"/>
                    <w:bottom w:val="none" w:sz="0" w:space="0" w:color="auto"/>
                    <w:right w:val="none" w:sz="0" w:space="0" w:color="auto"/>
                  </w:divBdr>
                  <w:divsChild>
                    <w:div w:id="1719277347">
                      <w:marLeft w:val="0"/>
                      <w:marRight w:val="0"/>
                      <w:marTop w:val="0"/>
                      <w:marBottom w:val="0"/>
                      <w:divBdr>
                        <w:top w:val="none" w:sz="0" w:space="0" w:color="auto"/>
                        <w:left w:val="none" w:sz="0" w:space="0" w:color="auto"/>
                        <w:bottom w:val="none" w:sz="0" w:space="0" w:color="auto"/>
                        <w:right w:val="none" w:sz="0" w:space="0" w:color="auto"/>
                      </w:divBdr>
                      <w:divsChild>
                        <w:div w:id="1897010967">
                          <w:marLeft w:val="0"/>
                          <w:marRight w:val="0"/>
                          <w:marTop w:val="0"/>
                          <w:marBottom w:val="0"/>
                          <w:divBdr>
                            <w:top w:val="none" w:sz="0" w:space="0" w:color="auto"/>
                            <w:left w:val="none" w:sz="0" w:space="0" w:color="auto"/>
                            <w:bottom w:val="none" w:sz="0" w:space="0" w:color="auto"/>
                            <w:right w:val="none" w:sz="0" w:space="0" w:color="auto"/>
                          </w:divBdr>
                          <w:divsChild>
                            <w:div w:id="15541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00115">
          <w:marLeft w:val="0"/>
          <w:marRight w:val="0"/>
          <w:marTop w:val="0"/>
          <w:marBottom w:val="0"/>
          <w:divBdr>
            <w:top w:val="none" w:sz="0" w:space="0" w:color="auto"/>
            <w:left w:val="none" w:sz="0" w:space="0" w:color="auto"/>
            <w:bottom w:val="none" w:sz="0" w:space="0" w:color="auto"/>
            <w:right w:val="none" w:sz="0" w:space="0" w:color="auto"/>
          </w:divBdr>
          <w:divsChild>
            <w:div w:id="1050883480">
              <w:marLeft w:val="0"/>
              <w:marRight w:val="0"/>
              <w:marTop w:val="0"/>
              <w:marBottom w:val="0"/>
              <w:divBdr>
                <w:top w:val="none" w:sz="0" w:space="0" w:color="auto"/>
                <w:left w:val="none" w:sz="0" w:space="0" w:color="auto"/>
                <w:bottom w:val="none" w:sz="0" w:space="0" w:color="auto"/>
                <w:right w:val="none" w:sz="0" w:space="0" w:color="auto"/>
              </w:divBdr>
              <w:divsChild>
                <w:div w:id="111555119">
                  <w:marLeft w:val="0"/>
                  <w:marRight w:val="0"/>
                  <w:marTop w:val="0"/>
                  <w:marBottom w:val="0"/>
                  <w:divBdr>
                    <w:top w:val="none" w:sz="0" w:space="0" w:color="auto"/>
                    <w:left w:val="none" w:sz="0" w:space="0" w:color="auto"/>
                    <w:bottom w:val="none" w:sz="0" w:space="0" w:color="auto"/>
                    <w:right w:val="none" w:sz="0" w:space="0" w:color="auto"/>
                  </w:divBdr>
                  <w:divsChild>
                    <w:div w:id="11020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5171">
              <w:marLeft w:val="0"/>
              <w:marRight w:val="0"/>
              <w:marTop w:val="0"/>
              <w:marBottom w:val="0"/>
              <w:divBdr>
                <w:top w:val="none" w:sz="0" w:space="0" w:color="auto"/>
                <w:left w:val="none" w:sz="0" w:space="0" w:color="auto"/>
                <w:bottom w:val="none" w:sz="0" w:space="0" w:color="auto"/>
                <w:right w:val="none" w:sz="0" w:space="0" w:color="auto"/>
              </w:divBdr>
              <w:divsChild>
                <w:div w:id="18714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285">
          <w:marLeft w:val="0"/>
          <w:marRight w:val="0"/>
          <w:marTop w:val="0"/>
          <w:marBottom w:val="0"/>
          <w:divBdr>
            <w:top w:val="none" w:sz="0" w:space="0" w:color="auto"/>
            <w:left w:val="none" w:sz="0" w:space="0" w:color="auto"/>
            <w:bottom w:val="none" w:sz="0" w:space="0" w:color="auto"/>
            <w:right w:val="none" w:sz="0" w:space="0" w:color="auto"/>
          </w:divBdr>
          <w:divsChild>
            <w:div w:id="1764641098">
              <w:marLeft w:val="0"/>
              <w:marRight w:val="0"/>
              <w:marTop w:val="0"/>
              <w:marBottom w:val="0"/>
              <w:divBdr>
                <w:top w:val="none" w:sz="0" w:space="0" w:color="auto"/>
                <w:left w:val="none" w:sz="0" w:space="0" w:color="auto"/>
                <w:bottom w:val="none" w:sz="0" w:space="0" w:color="auto"/>
                <w:right w:val="none" w:sz="0" w:space="0" w:color="auto"/>
              </w:divBdr>
              <w:divsChild>
                <w:div w:id="508252645">
                  <w:marLeft w:val="0"/>
                  <w:marRight w:val="0"/>
                  <w:marTop w:val="0"/>
                  <w:marBottom w:val="0"/>
                  <w:divBdr>
                    <w:top w:val="none" w:sz="0" w:space="0" w:color="auto"/>
                    <w:left w:val="none" w:sz="0" w:space="0" w:color="auto"/>
                    <w:bottom w:val="none" w:sz="0" w:space="0" w:color="auto"/>
                    <w:right w:val="none" w:sz="0" w:space="0" w:color="auto"/>
                  </w:divBdr>
                  <w:divsChild>
                    <w:div w:id="161096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3077">
              <w:marLeft w:val="0"/>
              <w:marRight w:val="0"/>
              <w:marTop w:val="0"/>
              <w:marBottom w:val="0"/>
              <w:divBdr>
                <w:top w:val="none" w:sz="0" w:space="0" w:color="auto"/>
                <w:left w:val="none" w:sz="0" w:space="0" w:color="auto"/>
                <w:bottom w:val="none" w:sz="0" w:space="0" w:color="auto"/>
                <w:right w:val="none" w:sz="0" w:space="0" w:color="auto"/>
              </w:divBdr>
              <w:divsChild>
                <w:div w:id="986589568">
                  <w:marLeft w:val="0"/>
                  <w:marRight w:val="0"/>
                  <w:marTop w:val="0"/>
                  <w:marBottom w:val="0"/>
                  <w:divBdr>
                    <w:top w:val="none" w:sz="0" w:space="0" w:color="auto"/>
                    <w:left w:val="none" w:sz="0" w:space="0" w:color="auto"/>
                    <w:bottom w:val="none" w:sz="0" w:space="0" w:color="auto"/>
                    <w:right w:val="none" w:sz="0" w:space="0" w:color="auto"/>
                  </w:divBdr>
                </w:div>
              </w:divsChild>
            </w:div>
            <w:div w:id="1683359149">
              <w:marLeft w:val="0"/>
              <w:marRight w:val="0"/>
              <w:marTop w:val="0"/>
              <w:marBottom w:val="0"/>
              <w:divBdr>
                <w:top w:val="none" w:sz="0" w:space="0" w:color="auto"/>
                <w:left w:val="none" w:sz="0" w:space="0" w:color="auto"/>
                <w:bottom w:val="none" w:sz="0" w:space="0" w:color="auto"/>
                <w:right w:val="none" w:sz="0" w:space="0" w:color="auto"/>
              </w:divBdr>
              <w:divsChild>
                <w:div w:id="1269432433">
                  <w:marLeft w:val="0"/>
                  <w:marRight w:val="0"/>
                  <w:marTop w:val="0"/>
                  <w:marBottom w:val="0"/>
                  <w:divBdr>
                    <w:top w:val="none" w:sz="0" w:space="0" w:color="auto"/>
                    <w:left w:val="none" w:sz="0" w:space="0" w:color="auto"/>
                    <w:bottom w:val="none" w:sz="0" w:space="0" w:color="auto"/>
                    <w:right w:val="none" w:sz="0" w:space="0" w:color="auto"/>
                  </w:divBdr>
                  <w:divsChild>
                    <w:div w:id="16904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4041">
              <w:marLeft w:val="0"/>
              <w:marRight w:val="0"/>
              <w:marTop w:val="0"/>
              <w:marBottom w:val="0"/>
              <w:divBdr>
                <w:top w:val="none" w:sz="0" w:space="0" w:color="auto"/>
                <w:left w:val="none" w:sz="0" w:space="0" w:color="auto"/>
                <w:bottom w:val="none" w:sz="0" w:space="0" w:color="auto"/>
                <w:right w:val="none" w:sz="0" w:space="0" w:color="auto"/>
              </w:divBdr>
              <w:divsChild>
                <w:div w:id="15438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67625">
          <w:marLeft w:val="0"/>
          <w:marRight w:val="0"/>
          <w:marTop w:val="0"/>
          <w:marBottom w:val="0"/>
          <w:divBdr>
            <w:top w:val="none" w:sz="0" w:space="0" w:color="auto"/>
            <w:left w:val="none" w:sz="0" w:space="0" w:color="auto"/>
            <w:bottom w:val="none" w:sz="0" w:space="0" w:color="auto"/>
            <w:right w:val="none" w:sz="0" w:space="0" w:color="auto"/>
          </w:divBdr>
          <w:divsChild>
            <w:div w:id="519006803">
              <w:marLeft w:val="0"/>
              <w:marRight w:val="0"/>
              <w:marTop w:val="0"/>
              <w:marBottom w:val="0"/>
              <w:divBdr>
                <w:top w:val="none" w:sz="0" w:space="0" w:color="auto"/>
                <w:left w:val="none" w:sz="0" w:space="0" w:color="auto"/>
                <w:bottom w:val="none" w:sz="0" w:space="0" w:color="auto"/>
                <w:right w:val="none" w:sz="0" w:space="0" w:color="auto"/>
              </w:divBdr>
            </w:div>
          </w:divsChild>
        </w:div>
        <w:div w:id="1912541974">
          <w:marLeft w:val="0"/>
          <w:marRight w:val="0"/>
          <w:marTop w:val="0"/>
          <w:marBottom w:val="0"/>
          <w:divBdr>
            <w:top w:val="none" w:sz="0" w:space="0" w:color="auto"/>
            <w:left w:val="none" w:sz="0" w:space="0" w:color="auto"/>
            <w:bottom w:val="none" w:sz="0" w:space="0" w:color="auto"/>
            <w:right w:val="none" w:sz="0" w:space="0" w:color="auto"/>
          </w:divBdr>
          <w:divsChild>
            <w:div w:id="1200632084">
              <w:marLeft w:val="0"/>
              <w:marRight w:val="0"/>
              <w:marTop w:val="0"/>
              <w:marBottom w:val="0"/>
              <w:divBdr>
                <w:top w:val="none" w:sz="0" w:space="0" w:color="auto"/>
                <w:left w:val="none" w:sz="0" w:space="0" w:color="auto"/>
                <w:bottom w:val="none" w:sz="0" w:space="0" w:color="auto"/>
                <w:right w:val="none" w:sz="0" w:space="0" w:color="auto"/>
              </w:divBdr>
            </w:div>
          </w:divsChild>
        </w:div>
        <w:div w:id="870000613">
          <w:marLeft w:val="0"/>
          <w:marRight w:val="0"/>
          <w:marTop w:val="0"/>
          <w:marBottom w:val="0"/>
          <w:divBdr>
            <w:top w:val="none" w:sz="0" w:space="0" w:color="auto"/>
            <w:left w:val="none" w:sz="0" w:space="0" w:color="auto"/>
            <w:bottom w:val="none" w:sz="0" w:space="0" w:color="auto"/>
            <w:right w:val="none" w:sz="0" w:space="0" w:color="auto"/>
          </w:divBdr>
          <w:divsChild>
            <w:div w:id="171574290">
              <w:marLeft w:val="0"/>
              <w:marRight w:val="0"/>
              <w:marTop w:val="0"/>
              <w:marBottom w:val="0"/>
              <w:divBdr>
                <w:top w:val="none" w:sz="0" w:space="0" w:color="auto"/>
                <w:left w:val="none" w:sz="0" w:space="0" w:color="auto"/>
                <w:bottom w:val="none" w:sz="0" w:space="0" w:color="auto"/>
                <w:right w:val="none" w:sz="0" w:space="0" w:color="auto"/>
              </w:divBdr>
            </w:div>
          </w:divsChild>
        </w:div>
        <w:div w:id="1940407272">
          <w:marLeft w:val="0"/>
          <w:marRight w:val="0"/>
          <w:marTop w:val="0"/>
          <w:marBottom w:val="0"/>
          <w:divBdr>
            <w:top w:val="none" w:sz="0" w:space="0" w:color="auto"/>
            <w:left w:val="none" w:sz="0" w:space="0" w:color="auto"/>
            <w:bottom w:val="none" w:sz="0" w:space="0" w:color="auto"/>
            <w:right w:val="none" w:sz="0" w:space="0" w:color="auto"/>
          </w:divBdr>
          <w:divsChild>
            <w:div w:id="3803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computernotes.com/fundamental/disk-operating-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2019-02-01T15:29:00Z</dcterms:created>
  <dcterms:modified xsi:type="dcterms:W3CDTF">2019-02-01T15:34:00Z</dcterms:modified>
</cp:coreProperties>
</file>