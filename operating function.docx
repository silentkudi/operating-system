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351C" w:rsidRPr="00AB351C" w:rsidRDefault="00AB351C" w:rsidP="00AB351C">
      <w:p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t>Following are some of important functions of an operating System.</w:t>
      </w:r>
    </w:p>
    <w:p w:rsidR="00AB351C" w:rsidRPr="00AB351C" w:rsidRDefault="00AB351C" w:rsidP="00AB351C">
      <w:pPr>
        <w:numPr>
          <w:ilvl w:val="0"/>
          <w:numId w:val="1"/>
        </w:num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t>Memory Management</w:t>
      </w:r>
    </w:p>
    <w:p w:rsidR="00AB351C" w:rsidRPr="00AB351C" w:rsidRDefault="00AB351C" w:rsidP="00AB351C">
      <w:pPr>
        <w:numPr>
          <w:ilvl w:val="0"/>
          <w:numId w:val="1"/>
        </w:num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t>Processor Management</w:t>
      </w:r>
    </w:p>
    <w:p w:rsidR="00AB351C" w:rsidRPr="00AB351C" w:rsidRDefault="00AB351C" w:rsidP="00AB351C">
      <w:pPr>
        <w:numPr>
          <w:ilvl w:val="0"/>
          <w:numId w:val="1"/>
        </w:num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t>Device Management</w:t>
      </w:r>
    </w:p>
    <w:p w:rsidR="00AB351C" w:rsidRPr="00AB351C" w:rsidRDefault="00AB351C" w:rsidP="00AB351C">
      <w:pPr>
        <w:numPr>
          <w:ilvl w:val="0"/>
          <w:numId w:val="1"/>
        </w:num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t>File Management</w:t>
      </w:r>
    </w:p>
    <w:p w:rsidR="00AB351C" w:rsidRPr="00AB351C" w:rsidRDefault="00AB351C" w:rsidP="00AB351C">
      <w:pPr>
        <w:numPr>
          <w:ilvl w:val="0"/>
          <w:numId w:val="1"/>
        </w:num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t>Security</w:t>
      </w:r>
    </w:p>
    <w:p w:rsidR="00AB351C" w:rsidRPr="00AB351C" w:rsidRDefault="00AB351C" w:rsidP="00AB351C">
      <w:pPr>
        <w:numPr>
          <w:ilvl w:val="0"/>
          <w:numId w:val="1"/>
        </w:num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t>Control over system performance</w:t>
      </w:r>
    </w:p>
    <w:p w:rsidR="00AB351C" w:rsidRPr="00AB351C" w:rsidRDefault="00AB351C" w:rsidP="00AB351C">
      <w:pPr>
        <w:numPr>
          <w:ilvl w:val="0"/>
          <w:numId w:val="1"/>
        </w:num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t>Job accounting</w:t>
      </w:r>
    </w:p>
    <w:p w:rsidR="00AB351C" w:rsidRPr="00AB351C" w:rsidRDefault="00AB351C" w:rsidP="00AB351C">
      <w:pPr>
        <w:numPr>
          <w:ilvl w:val="0"/>
          <w:numId w:val="1"/>
        </w:num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t>Error detecting aids</w:t>
      </w:r>
    </w:p>
    <w:p w:rsidR="00AB351C" w:rsidRPr="00AB351C" w:rsidRDefault="00AB351C" w:rsidP="00AB351C">
      <w:pPr>
        <w:numPr>
          <w:ilvl w:val="0"/>
          <w:numId w:val="1"/>
        </w:num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t>Coordination between other software and users</w:t>
      </w:r>
    </w:p>
    <w:p w:rsidR="00AB351C" w:rsidRPr="00AB351C" w:rsidRDefault="00AB351C" w:rsidP="00AB351C">
      <w:pPr>
        <w:spacing w:before="100" w:beforeAutospacing="1" w:after="100" w:afterAutospacing="1" w:line="240" w:lineRule="auto"/>
        <w:outlineLvl w:val="1"/>
        <w:rPr>
          <w:rFonts w:ascii="Times New Roman" w:eastAsia="Times New Roman" w:hAnsi="Times New Roman" w:cs="Times New Roman"/>
          <w:b/>
          <w:bCs/>
          <w:sz w:val="44"/>
          <w:szCs w:val="44"/>
        </w:rPr>
      </w:pPr>
      <w:r w:rsidRPr="00AB351C">
        <w:rPr>
          <w:rFonts w:ascii="Times New Roman" w:eastAsia="Times New Roman" w:hAnsi="Times New Roman" w:cs="Times New Roman"/>
          <w:b/>
          <w:bCs/>
          <w:sz w:val="44"/>
          <w:szCs w:val="44"/>
        </w:rPr>
        <w:t>Memory Management</w:t>
      </w:r>
    </w:p>
    <w:p w:rsidR="00AB351C" w:rsidRPr="00AB351C" w:rsidRDefault="00AB351C" w:rsidP="00AB351C">
      <w:p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t>Memory management refers to management of Primary Memory or Main Memory. Main memory is a large array of words or bytes where each word or byte has its own address.</w:t>
      </w:r>
    </w:p>
    <w:p w:rsidR="00AB351C" w:rsidRPr="00AB351C" w:rsidRDefault="00AB351C" w:rsidP="00AB351C">
      <w:p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t>Main memory provides a fast storage that can be accessed directly by the CPU. For a program to be executed, it must in the main memory. An Operating System does the following activities for memory management −</w:t>
      </w:r>
    </w:p>
    <w:p w:rsidR="00AB351C" w:rsidRPr="00AB351C" w:rsidRDefault="00AB351C" w:rsidP="00AB351C">
      <w:pPr>
        <w:numPr>
          <w:ilvl w:val="0"/>
          <w:numId w:val="2"/>
        </w:num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lastRenderedPageBreak/>
        <w:t xml:space="preserve">Keeps tracks of primary memory, i.e., what part of it are in use by whom, what </w:t>
      </w:r>
      <w:proofErr w:type="gramStart"/>
      <w:r w:rsidRPr="00AB351C">
        <w:rPr>
          <w:rFonts w:ascii="Times New Roman" w:eastAsia="Times New Roman" w:hAnsi="Times New Roman" w:cs="Times New Roman"/>
          <w:sz w:val="44"/>
          <w:szCs w:val="44"/>
        </w:rPr>
        <w:t>part are</w:t>
      </w:r>
      <w:proofErr w:type="gramEnd"/>
      <w:r w:rsidRPr="00AB351C">
        <w:rPr>
          <w:rFonts w:ascii="Times New Roman" w:eastAsia="Times New Roman" w:hAnsi="Times New Roman" w:cs="Times New Roman"/>
          <w:sz w:val="44"/>
          <w:szCs w:val="44"/>
        </w:rPr>
        <w:t xml:space="preserve"> not in use.</w:t>
      </w:r>
    </w:p>
    <w:p w:rsidR="00AB351C" w:rsidRPr="00AB351C" w:rsidRDefault="00AB351C" w:rsidP="00AB351C">
      <w:pPr>
        <w:numPr>
          <w:ilvl w:val="0"/>
          <w:numId w:val="2"/>
        </w:num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t>In multiprogramming, the OS decides which process will get memory when and how much.</w:t>
      </w:r>
    </w:p>
    <w:p w:rsidR="00AB351C" w:rsidRPr="00AB351C" w:rsidRDefault="00AB351C" w:rsidP="00AB351C">
      <w:pPr>
        <w:numPr>
          <w:ilvl w:val="0"/>
          <w:numId w:val="2"/>
        </w:num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t>Allocates the memory when a process requests it to do so.</w:t>
      </w:r>
    </w:p>
    <w:p w:rsidR="00AB351C" w:rsidRPr="00AB351C" w:rsidRDefault="00AB351C" w:rsidP="00AB351C">
      <w:pPr>
        <w:numPr>
          <w:ilvl w:val="0"/>
          <w:numId w:val="2"/>
        </w:num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t>De-allocates the memory when a process no longer needs it or has been terminated.</w:t>
      </w:r>
    </w:p>
    <w:p w:rsidR="00AB351C" w:rsidRPr="00AB351C" w:rsidRDefault="00AB351C" w:rsidP="00AB351C">
      <w:pPr>
        <w:spacing w:before="100" w:beforeAutospacing="1" w:after="100" w:afterAutospacing="1" w:line="240" w:lineRule="auto"/>
        <w:outlineLvl w:val="1"/>
        <w:rPr>
          <w:rFonts w:ascii="Times New Roman" w:eastAsia="Times New Roman" w:hAnsi="Times New Roman" w:cs="Times New Roman"/>
          <w:b/>
          <w:bCs/>
          <w:sz w:val="44"/>
          <w:szCs w:val="44"/>
        </w:rPr>
      </w:pPr>
      <w:r w:rsidRPr="00AB351C">
        <w:rPr>
          <w:rFonts w:ascii="Times New Roman" w:eastAsia="Times New Roman" w:hAnsi="Times New Roman" w:cs="Times New Roman"/>
          <w:b/>
          <w:bCs/>
          <w:sz w:val="44"/>
          <w:szCs w:val="44"/>
        </w:rPr>
        <w:t>Processor Management</w:t>
      </w:r>
    </w:p>
    <w:p w:rsidR="00AB351C" w:rsidRPr="00AB351C" w:rsidRDefault="00AB351C" w:rsidP="00AB351C">
      <w:p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t xml:space="preserve">In multiprogramming environment, the OS decides which process gets the processor when and for how much time. This function is called </w:t>
      </w:r>
      <w:r w:rsidRPr="00AB351C">
        <w:rPr>
          <w:rFonts w:ascii="Times New Roman" w:eastAsia="Times New Roman" w:hAnsi="Times New Roman" w:cs="Times New Roman"/>
          <w:b/>
          <w:bCs/>
          <w:sz w:val="44"/>
          <w:szCs w:val="44"/>
        </w:rPr>
        <w:t>process scheduling</w:t>
      </w:r>
      <w:r w:rsidRPr="00AB351C">
        <w:rPr>
          <w:rFonts w:ascii="Times New Roman" w:eastAsia="Times New Roman" w:hAnsi="Times New Roman" w:cs="Times New Roman"/>
          <w:sz w:val="44"/>
          <w:szCs w:val="44"/>
        </w:rPr>
        <w:t>. An Operating System does the following activities for processor management −</w:t>
      </w:r>
    </w:p>
    <w:p w:rsidR="00AB351C" w:rsidRPr="00AB351C" w:rsidRDefault="00AB351C" w:rsidP="00AB351C">
      <w:pPr>
        <w:numPr>
          <w:ilvl w:val="0"/>
          <w:numId w:val="3"/>
        </w:num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t xml:space="preserve">Keeps tracks of processor and status of process. The program responsible for this task is known as </w:t>
      </w:r>
      <w:r w:rsidRPr="00AB351C">
        <w:rPr>
          <w:rFonts w:ascii="Times New Roman" w:eastAsia="Times New Roman" w:hAnsi="Times New Roman" w:cs="Times New Roman"/>
          <w:b/>
          <w:bCs/>
          <w:sz w:val="44"/>
          <w:szCs w:val="44"/>
        </w:rPr>
        <w:t>traffic controller</w:t>
      </w:r>
      <w:r w:rsidRPr="00AB351C">
        <w:rPr>
          <w:rFonts w:ascii="Times New Roman" w:eastAsia="Times New Roman" w:hAnsi="Times New Roman" w:cs="Times New Roman"/>
          <w:sz w:val="44"/>
          <w:szCs w:val="44"/>
        </w:rPr>
        <w:t>.</w:t>
      </w:r>
    </w:p>
    <w:p w:rsidR="00AB351C" w:rsidRPr="00AB351C" w:rsidRDefault="00AB351C" w:rsidP="00AB351C">
      <w:pPr>
        <w:numPr>
          <w:ilvl w:val="0"/>
          <w:numId w:val="3"/>
        </w:num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t>Allocates the processor (CPU) to a process.</w:t>
      </w:r>
    </w:p>
    <w:p w:rsidR="00AB351C" w:rsidRPr="00AB351C" w:rsidRDefault="00AB351C" w:rsidP="00AB351C">
      <w:pPr>
        <w:numPr>
          <w:ilvl w:val="0"/>
          <w:numId w:val="3"/>
        </w:num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t>De-allocates processor when a process is no longer required.</w:t>
      </w:r>
    </w:p>
    <w:p w:rsidR="00AB351C" w:rsidRPr="00AB351C" w:rsidRDefault="00AB351C" w:rsidP="00AB351C">
      <w:pPr>
        <w:spacing w:before="100" w:beforeAutospacing="1" w:after="100" w:afterAutospacing="1" w:line="240" w:lineRule="auto"/>
        <w:outlineLvl w:val="1"/>
        <w:rPr>
          <w:rFonts w:ascii="Times New Roman" w:eastAsia="Times New Roman" w:hAnsi="Times New Roman" w:cs="Times New Roman"/>
          <w:b/>
          <w:bCs/>
          <w:sz w:val="44"/>
          <w:szCs w:val="44"/>
        </w:rPr>
      </w:pPr>
      <w:r w:rsidRPr="00AB351C">
        <w:rPr>
          <w:rFonts w:ascii="Times New Roman" w:eastAsia="Times New Roman" w:hAnsi="Times New Roman" w:cs="Times New Roman"/>
          <w:b/>
          <w:bCs/>
          <w:sz w:val="44"/>
          <w:szCs w:val="44"/>
        </w:rPr>
        <w:t>Device Management</w:t>
      </w:r>
    </w:p>
    <w:p w:rsidR="00AB351C" w:rsidRPr="00AB351C" w:rsidRDefault="00AB351C" w:rsidP="00AB351C">
      <w:p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lastRenderedPageBreak/>
        <w:t>An Operating System manages device communication via their respective drivers. It does the following activities for device management −</w:t>
      </w:r>
    </w:p>
    <w:p w:rsidR="00AB351C" w:rsidRPr="00AB351C" w:rsidRDefault="00AB351C" w:rsidP="00AB351C">
      <w:pPr>
        <w:numPr>
          <w:ilvl w:val="0"/>
          <w:numId w:val="4"/>
        </w:num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t xml:space="preserve">Keeps tracks of all devices. Program responsible for this task is known as the </w:t>
      </w:r>
      <w:r w:rsidRPr="00AB351C">
        <w:rPr>
          <w:rFonts w:ascii="Times New Roman" w:eastAsia="Times New Roman" w:hAnsi="Times New Roman" w:cs="Times New Roman"/>
          <w:b/>
          <w:bCs/>
          <w:sz w:val="44"/>
          <w:szCs w:val="44"/>
        </w:rPr>
        <w:t>I/O controller</w:t>
      </w:r>
      <w:r w:rsidRPr="00AB351C">
        <w:rPr>
          <w:rFonts w:ascii="Times New Roman" w:eastAsia="Times New Roman" w:hAnsi="Times New Roman" w:cs="Times New Roman"/>
          <w:sz w:val="44"/>
          <w:szCs w:val="44"/>
        </w:rPr>
        <w:t>.</w:t>
      </w:r>
    </w:p>
    <w:p w:rsidR="00AB351C" w:rsidRPr="00AB351C" w:rsidRDefault="00AB351C" w:rsidP="00AB351C">
      <w:pPr>
        <w:numPr>
          <w:ilvl w:val="0"/>
          <w:numId w:val="4"/>
        </w:num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t>Decides which process gets the device when and for how much time.</w:t>
      </w:r>
    </w:p>
    <w:p w:rsidR="00AB351C" w:rsidRPr="00AB351C" w:rsidRDefault="00AB351C" w:rsidP="00AB351C">
      <w:pPr>
        <w:numPr>
          <w:ilvl w:val="0"/>
          <w:numId w:val="4"/>
        </w:num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t>Allocates the device in the efficient way.</w:t>
      </w:r>
    </w:p>
    <w:p w:rsidR="00AB351C" w:rsidRPr="00AB351C" w:rsidRDefault="00AB351C" w:rsidP="00AB351C">
      <w:pPr>
        <w:numPr>
          <w:ilvl w:val="0"/>
          <w:numId w:val="4"/>
        </w:num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t>De-allocates devices.</w:t>
      </w:r>
    </w:p>
    <w:p w:rsidR="00AB351C" w:rsidRPr="00AB351C" w:rsidRDefault="00AB351C" w:rsidP="00AB351C">
      <w:pPr>
        <w:spacing w:before="100" w:beforeAutospacing="1" w:after="100" w:afterAutospacing="1" w:line="240" w:lineRule="auto"/>
        <w:outlineLvl w:val="1"/>
        <w:rPr>
          <w:rFonts w:ascii="Times New Roman" w:eastAsia="Times New Roman" w:hAnsi="Times New Roman" w:cs="Times New Roman"/>
          <w:b/>
          <w:bCs/>
          <w:sz w:val="44"/>
          <w:szCs w:val="44"/>
        </w:rPr>
      </w:pPr>
      <w:r w:rsidRPr="00AB351C">
        <w:rPr>
          <w:rFonts w:ascii="Times New Roman" w:eastAsia="Times New Roman" w:hAnsi="Times New Roman" w:cs="Times New Roman"/>
          <w:b/>
          <w:bCs/>
          <w:sz w:val="44"/>
          <w:szCs w:val="44"/>
        </w:rPr>
        <w:t>File Management</w:t>
      </w:r>
    </w:p>
    <w:p w:rsidR="00AB351C" w:rsidRPr="00AB351C" w:rsidRDefault="00AB351C" w:rsidP="00AB351C">
      <w:p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t>A file system is normally organized into directories for easy navigation and usage. These directories may contain files and other directions.</w:t>
      </w:r>
    </w:p>
    <w:p w:rsidR="00AB351C" w:rsidRPr="00AB351C" w:rsidRDefault="00AB351C" w:rsidP="00AB351C">
      <w:p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t>An Operating System does the following activities for file management −</w:t>
      </w:r>
    </w:p>
    <w:p w:rsidR="00AB351C" w:rsidRPr="00AB351C" w:rsidRDefault="00AB351C" w:rsidP="00AB351C">
      <w:pPr>
        <w:numPr>
          <w:ilvl w:val="0"/>
          <w:numId w:val="5"/>
        </w:num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t xml:space="preserve">Keeps track of information, location, uses, status etc. The collective facilities are often known as </w:t>
      </w:r>
      <w:r w:rsidRPr="00AB351C">
        <w:rPr>
          <w:rFonts w:ascii="Times New Roman" w:eastAsia="Times New Roman" w:hAnsi="Times New Roman" w:cs="Times New Roman"/>
          <w:b/>
          <w:bCs/>
          <w:sz w:val="44"/>
          <w:szCs w:val="44"/>
        </w:rPr>
        <w:t>file system</w:t>
      </w:r>
      <w:r w:rsidRPr="00AB351C">
        <w:rPr>
          <w:rFonts w:ascii="Times New Roman" w:eastAsia="Times New Roman" w:hAnsi="Times New Roman" w:cs="Times New Roman"/>
          <w:sz w:val="44"/>
          <w:szCs w:val="44"/>
        </w:rPr>
        <w:t>.</w:t>
      </w:r>
    </w:p>
    <w:p w:rsidR="00AB351C" w:rsidRPr="00AB351C" w:rsidRDefault="00AB351C" w:rsidP="00AB351C">
      <w:pPr>
        <w:numPr>
          <w:ilvl w:val="0"/>
          <w:numId w:val="5"/>
        </w:num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t>Decides who gets the resources.</w:t>
      </w:r>
    </w:p>
    <w:p w:rsidR="00AB351C" w:rsidRPr="00AB351C" w:rsidRDefault="00AB351C" w:rsidP="00AB351C">
      <w:pPr>
        <w:numPr>
          <w:ilvl w:val="0"/>
          <w:numId w:val="5"/>
        </w:num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t>Allocates the resources.</w:t>
      </w:r>
    </w:p>
    <w:p w:rsidR="00AB351C" w:rsidRPr="00AB351C" w:rsidRDefault="00AB351C" w:rsidP="00AB351C">
      <w:pPr>
        <w:numPr>
          <w:ilvl w:val="0"/>
          <w:numId w:val="5"/>
        </w:num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t>De-allocates the resources.</w:t>
      </w:r>
    </w:p>
    <w:p w:rsidR="00AB351C" w:rsidRPr="00AB351C" w:rsidRDefault="00AB351C" w:rsidP="00AB351C">
      <w:pPr>
        <w:spacing w:before="100" w:beforeAutospacing="1" w:after="100" w:afterAutospacing="1" w:line="240" w:lineRule="auto"/>
        <w:outlineLvl w:val="1"/>
        <w:rPr>
          <w:rFonts w:ascii="Times New Roman" w:eastAsia="Times New Roman" w:hAnsi="Times New Roman" w:cs="Times New Roman"/>
          <w:b/>
          <w:bCs/>
          <w:sz w:val="44"/>
          <w:szCs w:val="44"/>
        </w:rPr>
      </w:pPr>
      <w:r w:rsidRPr="00AB351C">
        <w:rPr>
          <w:rFonts w:ascii="Times New Roman" w:eastAsia="Times New Roman" w:hAnsi="Times New Roman" w:cs="Times New Roman"/>
          <w:b/>
          <w:bCs/>
          <w:sz w:val="44"/>
          <w:szCs w:val="44"/>
        </w:rPr>
        <w:t>Other Important Activities</w:t>
      </w:r>
    </w:p>
    <w:p w:rsidR="00AB351C" w:rsidRPr="00AB351C" w:rsidRDefault="00AB351C" w:rsidP="00AB351C">
      <w:p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sz w:val="44"/>
          <w:szCs w:val="44"/>
        </w:rPr>
        <w:lastRenderedPageBreak/>
        <w:t>Following are some of the important activities that an Operating System performs −</w:t>
      </w:r>
    </w:p>
    <w:p w:rsidR="00AB351C" w:rsidRPr="00AB351C" w:rsidRDefault="00AB351C" w:rsidP="00AB351C">
      <w:pPr>
        <w:numPr>
          <w:ilvl w:val="0"/>
          <w:numId w:val="6"/>
        </w:num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b/>
          <w:bCs/>
          <w:sz w:val="44"/>
          <w:szCs w:val="44"/>
        </w:rPr>
        <w:t>Security</w:t>
      </w:r>
      <w:r w:rsidRPr="00AB351C">
        <w:rPr>
          <w:rFonts w:ascii="Times New Roman" w:eastAsia="Times New Roman" w:hAnsi="Times New Roman" w:cs="Times New Roman"/>
          <w:sz w:val="44"/>
          <w:szCs w:val="44"/>
        </w:rPr>
        <w:t xml:space="preserve"> − By means of password and similar other techniques, it prevents unauthorized access to programs and data.</w:t>
      </w:r>
    </w:p>
    <w:p w:rsidR="00AB351C" w:rsidRPr="00AB351C" w:rsidRDefault="00AB351C" w:rsidP="00AB351C">
      <w:pPr>
        <w:numPr>
          <w:ilvl w:val="0"/>
          <w:numId w:val="6"/>
        </w:num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b/>
          <w:bCs/>
          <w:sz w:val="44"/>
          <w:szCs w:val="44"/>
        </w:rPr>
        <w:t>Control over system performance</w:t>
      </w:r>
      <w:r w:rsidRPr="00AB351C">
        <w:rPr>
          <w:rFonts w:ascii="Times New Roman" w:eastAsia="Times New Roman" w:hAnsi="Times New Roman" w:cs="Times New Roman"/>
          <w:sz w:val="44"/>
          <w:szCs w:val="44"/>
        </w:rPr>
        <w:t xml:space="preserve"> − Recording delays between request for a service and response from the system.</w:t>
      </w:r>
    </w:p>
    <w:p w:rsidR="00AB351C" w:rsidRPr="00AB351C" w:rsidRDefault="00AB351C" w:rsidP="00AB351C">
      <w:pPr>
        <w:numPr>
          <w:ilvl w:val="0"/>
          <w:numId w:val="6"/>
        </w:num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b/>
          <w:bCs/>
          <w:sz w:val="44"/>
          <w:szCs w:val="44"/>
        </w:rPr>
        <w:t>Job accounting</w:t>
      </w:r>
      <w:r w:rsidRPr="00AB351C">
        <w:rPr>
          <w:rFonts w:ascii="Times New Roman" w:eastAsia="Times New Roman" w:hAnsi="Times New Roman" w:cs="Times New Roman"/>
          <w:sz w:val="44"/>
          <w:szCs w:val="44"/>
        </w:rPr>
        <w:t xml:space="preserve"> − Keeping track of time and resources used by various jobs and users.</w:t>
      </w:r>
    </w:p>
    <w:p w:rsidR="00AB351C" w:rsidRPr="00AB351C" w:rsidRDefault="00AB351C" w:rsidP="00AB351C">
      <w:pPr>
        <w:numPr>
          <w:ilvl w:val="0"/>
          <w:numId w:val="6"/>
        </w:num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b/>
          <w:bCs/>
          <w:sz w:val="44"/>
          <w:szCs w:val="44"/>
        </w:rPr>
        <w:t>Error detecting aids</w:t>
      </w:r>
      <w:r w:rsidRPr="00AB351C">
        <w:rPr>
          <w:rFonts w:ascii="Times New Roman" w:eastAsia="Times New Roman" w:hAnsi="Times New Roman" w:cs="Times New Roman"/>
          <w:sz w:val="44"/>
          <w:szCs w:val="44"/>
        </w:rPr>
        <w:t xml:space="preserve"> − Production of dumps, traces, error messages, and other debugging and error detecting aids.</w:t>
      </w:r>
    </w:p>
    <w:p w:rsidR="00AB351C" w:rsidRPr="00AB351C" w:rsidRDefault="00AB351C" w:rsidP="00AB351C">
      <w:pPr>
        <w:numPr>
          <w:ilvl w:val="0"/>
          <w:numId w:val="6"/>
        </w:numPr>
        <w:spacing w:before="100" w:beforeAutospacing="1" w:after="100" w:afterAutospacing="1" w:line="240" w:lineRule="auto"/>
        <w:rPr>
          <w:rFonts w:ascii="Times New Roman" w:eastAsia="Times New Roman" w:hAnsi="Times New Roman" w:cs="Times New Roman"/>
          <w:sz w:val="44"/>
          <w:szCs w:val="44"/>
        </w:rPr>
      </w:pPr>
      <w:r w:rsidRPr="00AB351C">
        <w:rPr>
          <w:rFonts w:ascii="Times New Roman" w:eastAsia="Times New Roman" w:hAnsi="Times New Roman" w:cs="Times New Roman"/>
          <w:b/>
          <w:bCs/>
          <w:sz w:val="44"/>
          <w:szCs w:val="44"/>
        </w:rPr>
        <w:t xml:space="preserve">Coordination between other </w:t>
      </w:r>
      <w:proofErr w:type="spellStart"/>
      <w:r w:rsidRPr="00AB351C">
        <w:rPr>
          <w:rFonts w:ascii="Times New Roman" w:eastAsia="Times New Roman" w:hAnsi="Times New Roman" w:cs="Times New Roman"/>
          <w:b/>
          <w:bCs/>
          <w:sz w:val="44"/>
          <w:szCs w:val="44"/>
        </w:rPr>
        <w:t>softwares</w:t>
      </w:r>
      <w:proofErr w:type="spellEnd"/>
      <w:r w:rsidRPr="00AB351C">
        <w:rPr>
          <w:rFonts w:ascii="Times New Roman" w:eastAsia="Times New Roman" w:hAnsi="Times New Roman" w:cs="Times New Roman"/>
          <w:b/>
          <w:bCs/>
          <w:sz w:val="44"/>
          <w:szCs w:val="44"/>
        </w:rPr>
        <w:t xml:space="preserve"> and users</w:t>
      </w:r>
      <w:r w:rsidRPr="00AB351C">
        <w:rPr>
          <w:rFonts w:ascii="Times New Roman" w:eastAsia="Times New Roman" w:hAnsi="Times New Roman" w:cs="Times New Roman"/>
          <w:sz w:val="44"/>
          <w:szCs w:val="44"/>
        </w:rPr>
        <w:t xml:space="preserve"> − Coordination and assignment of compilers, interpreters, assemblers and other software to the various users of the computer systems</w:t>
      </w:r>
    </w:p>
    <w:p w:rsidR="002E3068" w:rsidRPr="002E3068" w:rsidRDefault="002E3068" w:rsidP="002E306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E3068" w:rsidRPr="002E3068" w:rsidRDefault="002E3068" w:rsidP="002E306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E3068">
        <w:rPr>
          <w:rFonts w:ascii="Times New Roman" w:eastAsia="Times New Roman" w:hAnsi="Times New Roman" w:cs="Times New Roman"/>
          <w:b/>
          <w:bCs/>
          <w:kern w:val="36"/>
          <w:sz w:val="48"/>
          <w:szCs w:val="48"/>
        </w:rPr>
        <w:t>Types of Operating System</w:t>
      </w:r>
    </w:p>
    <w:p w:rsidR="002E3068" w:rsidRPr="002E3068" w:rsidRDefault="002E3068" w:rsidP="002E3068">
      <w:pPr>
        <w:spacing w:before="100" w:beforeAutospacing="1" w:after="100" w:afterAutospacing="1" w:line="240" w:lineRule="auto"/>
        <w:rPr>
          <w:ins w:id="0" w:author="Unknown"/>
          <w:rFonts w:ascii="Times New Roman" w:eastAsia="Times New Roman" w:hAnsi="Times New Roman" w:cs="Times New Roman"/>
          <w:sz w:val="48"/>
          <w:szCs w:val="48"/>
        </w:rPr>
      </w:pPr>
      <w:ins w:id="1" w:author="Unknown">
        <w:r w:rsidRPr="002E3068">
          <w:rPr>
            <w:rFonts w:ascii="Times New Roman" w:eastAsia="Times New Roman" w:hAnsi="Times New Roman" w:cs="Times New Roman"/>
            <w:sz w:val="48"/>
            <w:szCs w:val="48"/>
          </w:rPr>
          <w:t xml:space="preserve">Operating systems are there from the very first computer generation and they keep evolving </w:t>
        </w:r>
        <w:r w:rsidRPr="002E3068">
          <w:rPr>
            <w:rFonts w:ascii="Times New Roman" w:eastAsia="Times New Roman" w:hAnsi="Times New Roman" w:cs="Times New Roman"/>
            <w:sz w:val="48"/>
            <w:szCs w:val="48"/>
          </w:rPr>
          <w:lastRenderedPageBreak/>
          <w:t>with time. In this chapter, we will discuss some of the important types of operating systems which are most commonly used.</w:t>
        </w:r>
      </w:ins>
    </w:p>
    <w:p w:rsidR="002E3068" w:rsidRPr="002E3068" w:rsidRDefault="002E3068" w:rsidP="002E3068">
      <w:pPr>
        <w:spacing w:before="100" w:beforeAutospacing="1" w:after="100" w:afterAutospacing="1" w:line="240" w:lineRule="auto"/>
        <w:outlineLvl w:val="1"/>
        <w:rPr>
          <w:ins w:id="2" w:author="Unknown"/>
          <w:rFonts w:ascii="Times New Roman" w:eastAsia="Times New Roman" w:hAnsi="Times New Roman" w:cs="Times New Roman"/>
          <w:b/>
          <w:bCs/>
          <w:sz w:val="48"/>
          <w:szCs w:val="48"/>
        </w:rPr>
      </w:pPr>
      <w:ins w:id="3" w:author="Unknown">
        <w:r w:rsidRPr="002E3068">
          <w:rPr>
            <w:rFonts w:ascii="Times New Roman" w:eastAsia="Times New Roman" w:hAnsi="Times New Roman" w:cs="Times New Roman"/>
            <w:b/>
            <w:bCs/>
            <w:sz w:val="48"/>
            <w:szCs w:val="48"/>
          </w:rPr>
          <w:t>Batch operating system</w:t>
        </w:r>
      </w:ins>
    </w:p>
    <w:p w:rsidR="002E3068" w:rsidRPr="002E3068" w:rsidRDefault="002E3068" w:rsidP="002E3068">
      <w:pPr>
        <w:spacing w:before="100" w:beforeAutospacing="1" w:after="100" w:afterAutospacing="1" w:line="240" w:lineRule="auto"/>
        <w:rPr>
          <w:ins w:id="4" w:author="Unknown"/>
          <w:rFonts w:ascii="Times New Roman" w:eastAsia="Times New Roman" w:hAnsi="Times New Roman" w:cs="Times New Roman"/>
          <w:sz w:val="48"/>
          <w:szCs w:val="48"/>
        </w:rPr>
      </w:pPr>
      <w:ins w:id="5" w:author="Unknown">
        <w:r w:rsidRPr="002E3068">
          <w:rPr>
            <w:rFonts w:ascii="Times New Roman" w:eastAsia="Times New Roman" w:hAnsi="Times New Roman" w:cs="Times New Roman"/>
            <w:sz w:val="48"/>
            <w:szCs w:val="48"/>
          </w:rPr>
          <w:t>The users of a batch operating system do not interact with the computer directly. Each user prepares his job on an off-line device like punch cards and submits it to the computer operator. To speed up processing, jobs with similar needs are batched together and run as a group. The programmers leave their programs with the operator and the operator then sorts the programs with similar requirements into batches.</w:t>
        </w:r>
      </w:ins>
    </w:p>
    <w:p w:rsidR="002E3068" w:rsidRPr="002E3068" w:rsidRDefault="002E3068" w:rsidP="002E3068">
      <w:pPr>
        <w:spacing w:before="100" w:beforeAutospacing="1" w:after="100" w:afterAutospacing="1" w:line="240" w:lineRule="auto"/>
        <w:rPr>
          <w:ins w:id="6" w:author="Unknown"/>
          <w:rFonts w:ascii="Times New Roman" w:eastAsia="Times New Roman" w:hAnsi="Times New Roman" w:cs="Times New Roman"/>
          <w:sz w:val="48"/>
          <w:szCs w:val="48"/>
        </w:rPr>
      </w:pPr>
      <w:ins w:id="7" w:author="Unknown">
        <w:r w:rsidRPr="002E3068">
          <w:rPr>
            <w:rFonts w:ascii="Times New Roman" w:eastAsia="Times New Roman" w:hAnsi="Times New Roman" w:cs="Times New Roman"/>
            <w:sz w:val="48"/>
            <w:szCs w:val="48"/>
          </w:rPr>
          <w:t>The problems with Batch Systems are as follows −</w:t>
        </w:r>
      </w:ins>
    </w:p>
    <w:p w:rsidR="002E3068" w:rsidRPr="002E3068" w:rsidRDefault="002E3068" w:rsidP="002E3068">
      <w:pPr>
        <w:numPr>
          <w:ilvl w:val="0"/>
          <w:numId w:val="15"/>
        </w:numPr>
        <w:spacing w:before="100" w:beforeAutospacing="1" w:after="100" w:afterAutospacing="1" w:line="240" w:lineRule="auto"/>
        <w:rPr>
          <w:ins w:id="8" w:author="Unknown"/>
          <w:rFonts w:ascii="Times New Roman" w:eastAsia="Times New Roman" w:hAnsi="Times New Roman" w:cs="Times New Roman"/>
          <w:sz w:val="48"/>
          <w:szCs w:val="48"/>
        </w:rPr>
      </w:pPr>
      <w:ins w:id="9" w:author="Unknown">
        <w:r w:rsidRPr="002E3068">
          <w:rPr>
            <w:rFonts w:ascii="Times New Roman" w:eastAsia="Times New Roman" w:hAnsi="Times New Roman" w:cs="Times New Roman"/>
            <w:sz w:val="48"/>
            <w:szCs w:val="48"/>
          </w:rPr>
          <w:t>Lack of interaction between the user and the job.</w:t>
        </w:r>
      </w:ins>
    </w:p>
    <w:p w:rsidR="002E3068" w:rsidRPr="002E3068" w:rsidRDefault="002E3068" w:rsidP="002E3068">
      <w:pPr>
        <w:numPr>
          <w:ilvl w:val="0"/>
          <w:numId w:val="15"/>
        </w:numPr>
        <w:spacing w:before="100" w:beforeAutospacing="1" w:after="100" w:afterAutospacing="1" w:line="240" w:lineRule="auto"/>
        <w:rPr>
          <w:ins w:id="10" w:author="Unknown"/>
          <w:rFonts w:ascii="Times New Roman" w:eastAsia="Times New Roman" w:hAnsi="Times New Roman" w:cs="Times New Roman"/>
          <w:sz w:val="48"/>
          <w:szCs w:val="48"/>
        </w:rPr>
      </w:pPr>
      <w:ins w:id="11" w:author="Unknown">
        <w:r w:rsidRPr="002E3068">
          <w:rPr>
            <w:rFonts w:ascii="Times New Roman" w:eastAsia="Times New Roman" w:hAnsi="Times New Roman" w:cs="Times New Roman"/>
            <w:sz w:val="48"/>
            <w:szCs w:val="48"/>
          </w:rPr>
          <w:t>CPU is often idle, because the speed of the mechanical I/O devices is slower than the CPU.</w:t>
        </w:r>
      </w:ins>
    </w:p>
    <w:p w:rsidR="002E3068" w:rsidRPr="002E3068" w:rsidRDefault="002E3068" w:rsidP="002E3068">
      <w:pPr>
        <w:numPr>
          <w:ilvl w:val="0"/>
          <w:numId w:val="15"/>
        </w:numPr>
        <w:spacing w:before="100" w:beforeAutospacing="1" w:after="100" w:afterAutospacing="1" w:line="240" w:lineRule="auto"/>
        <w:rPr>
          <w:ins w:id="12" w:author="Unknown"/>
          <w:rFonts w:ascii="Times New Roman" w:eastAsia="Times New Roman" w:hAnsi="Times New Roman" w:cs="Times New Roman"/>
          <w:sz w:val="48"/>
          <w:szCs w:val="48"/>
        </w:rPr>
      </w:pPr>
      <w:ins w:id="13" w:author="Unknown">
        <w:r w:rsidRPr="002E3068">
          <w:rPr>
            <w:rFonts w:ascii="Times New Roman" w:eastAsia="Times New Roman" w:hAnsi="Times New Roman" w:cs="Times New Roman"/>
            <w:sz w:val="48"/>
            <w:szCs w:val="48"/>
          </w:rPr>
          <w:lastRenderedPageBreak/>
          <w:t>Difficult to provide the desired priority.</w:t>
        </w:r>
      </w:ins>
    </w:p>
    <w:p w:rsidR="002E3068" w:rsidRPr="002E3068" w:rsidRDefault="002E3068" w:rsidP="002E3068">
      <w:pPr>
        <w:spacing w:before="100" w:beforeAutospacing="1" w:after="100" w:afterAutospacing="1" w:line="240" w:lineRule="auto"/>
        <w:outlineLvl w:val="1"/>
        <w:rPr>
          <w:ins w:id="14" w:author="Unknown"/>
          <w:rFonts w:ascii="Times New Roman" w:eastAsia="Times New Roman" w:hAnsi="Times New Roman" w:cs="Times New Roman"/>
          <w:b/>
          <w:bCs/>
          <w:sz w:val="48"/>
          <w:szCs w:val="48"/>
        </w:rPr>
      </w:pPr>
      <w:ins w:id="15" w:author="Unknown">
        <w:r w:rsidRPr="002E3068">
          <w:rPr>
            <w:rFonts w:ascii="Times New Roman" w:eastAsia="Times New Roman" w:hAnsi="Times New Roman" w:cs="Times New Roman"/>
            <w:b/>
            <w:bCs/>
            <w:sz w:val="48"/>
            <w:szCs w:val="48"/>
          </w:rPr>
          <w:t>Time-sharing operating systems</w:t>
        </w:r>
      </w:ins>
    </w:p>
    <w:p w:rsidR="002E3068" w:rsidRPr="002E3068" w:rsidRDefault="002E3068" w:rsidP="002E3068">
      <w:pPr>
        <w:spacing w:before="100" w:beforeAutospacing="1" w:after="100" w:afterAutospacing="1" w:line="240" w:lineRule="auto"/>
        <w:rPr>
          <w:ins w:id="16" w:author="Unknown"/>
          <w:rFonts w:ascii="Times New Roman" w:eastAsia="Times New Roman" w:hAnsi="Times New Roman" w:cs="Times New Roman"/>
          <w:sz w:val="48"/>
          <w:szCs w:val="48"/>
        </w:rPr>
      </w:pPr>
      <w:ins w:id="17" w:author="Unknown">
        <w:r w:rsidRPr="002E3068">
          <w:rPr>
            <w:rFonts w:ascii="Times New Roman" w:eastAsia="Times New Roman" w:hAnsi="Times New Roman" w:cs="Times New Roman"/>
            <w:sz w:val="48"/>
            <w:szCs w:val="48"/>
          </w:rPr>
          <w:t>Time-sharing is a technique which enables many people, located at various terminals, to use a particular computer system at the same time. Time-sharing or multitasking is a logical extension of multiprogramming. Processor's time which is shared among multiple users simultaneously is termed as time-sharing.</w:t>
        </w:r>
      </w:ins>
    </w:p>
    <w:p w:rsidR="002E3068" w:rsidRPr="002E3068" w:rsidRDefault="002E3068" w:rsidP="002E3068">
      <w:pPr>
        <w:spacing w:before="100" w:beforeAutospacing="1" w:after="100" w:afterAutospacing="1" w:line="240" w:lineRule="auto"/>
        <w:rPr>
          <w:ins w:id="18" w:author="Unknown"/>
          <w:rFonts w:ascii="Times New Roman" w:eastAsia="Times New Roman" w:hAnsi="Times New Roman" w:cs="Times New Roman"/>
          <w:sz w:val="48"/>
          <w:szCs w:val="48"/>
        </w:rPr>
      </w:pPr>
      <w:ins w:id="19" w:author="Unknown">
        <w:r w:rsidRPr="002E3068">
          <w:rPr>
            <w:rFonts w:ascii="Times New Roman" w:eastAsia="Times New Roman" w:hAnsi="Times New Roman" w:cs="Times New Roman"/>
            <w:sz w:val="48"/>
            <w:szCs w:val="48"/>
          </w:rPr>
          <w:t xml:space="preserve">The main difference between </w:t>
        </w:r>
        <w:proofErr w:type="spellStart"/>
        <w:r w:rsidRPr="002E3068">
          <w:rPr>
            <w:rFonts w:ascii="Times New Roman" w:eastAsia="Times New Roman" w:hAnsi="Times New Roman" w:cs="Times New Roman"/>
            <w:sz w:val="48"/>
            <w:szCs w:val="48"/>
          </w:rPr>
          <w:t>Multiprogrammed</w:t>
        </w:r>
        <w:proofErr w:type="spellEnd"/>
        <w:r w:rsidRPr="002E3068">
          <w:rPr>
            <w:rFonts w:ascii="Times New Roman" w:eastAsia="Times New Roman" w:hAnsi="Times New Roman" w:cs="Times New Roman"/>
            <w:sz w:val="48"/>
            <w:szCs w:val="48"/>
          </w:rPr>
          <w:t xml:space="preserve"> Batch Systems and Time-Sharing Systems is that in case of </w:t>
        </w:r>
        <w:proofErr w:type="spellStart"/>
        <w:proofErr w:type="gramStart"/>
        <w:r w:rsidRPr="002E3068">
          <w:rPr>
            <w:rFonts w:ascii="Times New Roman" w:eastAsia="Times New Roman" w:hAnsi="Times New Roman" w:cs="Times New Roman"/>
            <w:sz w:val="48"/>
            <w:szCs w:val="48"/>
          </w:rPr>
          <w:t>Multiprogrammed</w:t>
        </w:r>
        <w:proofErr w:type="spellEnd"/>
        <w:proofErr w:type="gramEnd"/>
        <w:r w:rsidRPr="002E3068">
          <w:rPr>
            <w:rFonts w:ascii="Times New Roman" w:eastAsia="Times New Roman" w:hAnsi="Times New Roman" w:cs="Times New Roman"/>
            <w:sz w:val="48"/>
            <w:szCs w:val="48"/>
          </w:rPr>
          <w:t xml:space="preserve"> batch systems, the objective is to maximize processor use, whereas in Time-Sharing Systems, the objective is to minimize response time.</w:t>
        </w:r>
      </w:ins>
    </w:p>
    <w:p w:rsidR="002E3068" w:rsidRPr="002E3068" w:rsidRDefault="002E3068" w:rsidP="002E3068">
      <w:pPr>
        <w:spacing w:before="100" w:beforeAutospacing="1" w:after="100" w:afterAutospacing="1" w:line="240" w:lineRule="auto"/>
        <w:rPr>
          <w:ins w:id="20" w:author="Unknown"/>
          <w:rFonts w:ascii="Times New Roman" w:eastAsia="Times New Roman" w:hAnsi="Times New Roman" w:cs="Times New Roman"/>
          <w:sz w:val="48"/>
          <w:szCs w:val="48"/>
        </w:rPr>
      </w:pPr>
      <w:ins w:id="21" w:author="Unknown">
        <w:r w:rsidRPr="002E3068">
          <w:rPr>
            <w:rFonts w:ascii="Times New Roman" w:eastAsia="Times New Roman" w:hAnsi="Times New Roman" w:cs="Times New Roman"/>
            <w:sz w:val="48"/>
            <w:szCs w:val="48"/>
          </w:rPr>
          <w:t xml:space="preserve">Multiple jobs are executed by the CPU by switching between them, but the switches occur so frequently. Thus, the user can receive an immediate response. For example, in a transaction processing, the processor executes each user program in a short burst or quantum </w:t>
        </w:r>
        <w:r w:rsidRPr="002E3068">
          <w:rPr>
            <w:rFonts w:ascii="Times New Roman" w:eastAsia="Times New Roman" w:hAnsi="Times New Roman" w:cs="Times New Roman"/>
            <w:sz w:val="48"/>
            <w:szCs w:val="48"/>
          </w:rPr>
          <w:lastRenderedPageBreak/>
          <w:t xml:space="preserve">of computation. That is, if </w:t>
        </w:r>
        <w:r w:rsidRPr="002E3068">
          <w:rPr>
            <w:rFonts w:ascii="Times New Roman" w:eastAsia="Times New Roman" w:hAnsi="Times New Roman" w:cs="Times New Roman"/>
            <w:b/>
            <w:bCs/>
            <w:sz w:val="48"/>
            <w:szCs w:val="48"/>
          </w:rPr>
          <w:t>n</w:t>
        </w:r>
        <w:r w:rsidRPr="002E3068">
          <w:rPr>
            <w:rFonts w:ascii="Times New Roman" w:eastAsia="Times New Roman" w:hAnsi="Times New Roman" w:cs="Times New Roman"/>
            <w:sz w:val="48"/>
            <w:szCs w:val="48"/>
          </w:rPr>
          <w:t xml:space="preserve"> users are present, then each user can get a time quantum. When the user submits the command, the response time is in few seconds at most.</w:t>
        </w:r>
      </w:ins>
    </w:p>
    <w:p w:rsidR="002E3068" w:rsidRPr="002E3068" w:rsidRDefault="002E3068" w:rsidP="002E3068">
      <w:pPr>
        <w:spacing w:before="100" w:beforeAutospacing="1" w:after="100" w:afterAutospacing="1" w:line="240" w:lineRule="auto"/>
        <w:rPr>
          <w:ins w:id="22" w:author="Unknown"/>
          <w:rFonts w:ascii="Times New Roman" w:eastAsia="Times New Roman" w:hAnsi="Times New Roman" w:cs="Times New Roman"/>
          <w:sz w:val="48"/>
          <w:szCs w:val="48"/>
        </w:rPr>
      </w:pPr>
      <w:ins w:id="23" w:author="Unknown">
        <w:r w:rsidRPr="002E3068">
          <w:rPr>
            <w:rFonts w:ascii="Times New Roman" w:eastAsia="Times New Roman" w:hAnsi="Times New Roman" w:cs="Times New Roman"/>
            <w:sz w:val="48"/>
            <w:szCs w:val="48"/>
          </w:rPr>
          <w:t>The operating system uses CPU scheduling and multiprogramming to provide each user with a small portion of a time. Computer systems that were designed primarily as batch systems have been modified to time-sharing systems.</w:t>
        </w:r>
      </w:ins>
    </w:p>
    <w:p w:rsidR="002E3068" w:rsidRPr="002E3068" w:rsidRDefault="002E3068" w:rsidP="002E3068">
      <w:pPr>
        <w:spacing w:before="100" w:beforeAutospacing="1" w:after="100" w:afterAutospacing="1" w:line="240" w:lineRule="auto"/>
        <w:rPr>
          <w:ins w:id="24" w:author="Unknown"/>
          <w:rFonts w:ascii="Times New Roman" w:eastAsia="Times New Roman" w:hAnsi="Times New Roman" w:cs="Times New Roman"/>
          <w:sz w:val="48"/>
          <w:szCs w:val="48"/>
        </w:rPr>
      </w:pPr>
      <w:ins w:id="25" w:author="Unknown">
        <w:r w:rsidRPr="002E3068">
          <w:rPr>
            <w:rFonts w:ascii="Times New Roman" w:eastAsia="Times New Roman" w:hAnsi="Times New Roman" w:cs="Times New Roman"/>
            <w:sz w:val="48"/>
            <w:szCs w:val="48"/>
          </w:rPr>
          <w:t>Advantages of Timesharing operating systems are as follows −</w:t>
        </w:r>
      </w:ins>
    </w:p>
    <w:p w:rsidR="002E3068" w:rsidRPr="002E3068" w:rsidRDefault="002E3068" w:rsidP="002E3068">
      <w:pPr>
        <w:numPr>
          <w:ilvl w:val="0"/>
          <w:numId w:val="16"/>
        </w:numPr>
        <w:spacing w:before="100" w:beforeAutospacing="1" w:after="100" w:afterAutospacing="1" w:line="240" w:lineRule="auto"/>
        <w:rPr>
          <w:ins w:id="26" w:author="Unknown"/>
          <w:rFonts w:ascii="Times New Roman" w:eastAsia="Times New Roman" w:hAnsi="Times New Roman" w:cs="Times New Roman"/>
          <w:sz w:val="48"/>
          <w:szCs w:val="48"/>
        </w:rPr>
      </w:pPr>
      <w:ins w:id="27" w:author="Unknown">
        <w:r w:rsidRPr="002E3068">
          <w:rPr>
            <w:rFonts w:ascii="Times New Roman" w:eastAsia="Times New Roman" w:hAnsi="Times New Roman" w:cs="Times New Roman"/>
            <w:sz w:val="48"/>
            <w:szCs w:val="48"/>
          </w:rPr>
          <w:t>Provides the advantage of quick response.</w:t>
        </w:r>
      </w:ins>
    </w:p>
    <w:p w:rsidR="002E3068" w:rsidRPr="002E3068" w:rsidRDefault="002E3068" w:rsidP="002E3068">
      <w:pPr>
        <w:numPr>
          <w:ilvl w:val="0"/>
          <w:numId w:val="16"/>
        </w:numPr>
        <w:spacing w:before="100" w:beforeAutospacing="1" w:after="100" w:afterAutospacing="1" w:line="240" w:lineRule="auto"/>
        <w:rPr>
          <w:ins w:id="28" w:author="Unknown"/>
          <w:rFonts w:ascii="Times New Roman" w:eastAsia="Times New Roman" w:hAnsi="Times New Roman" w:cs="Times New Roman"/>
          <w:sz w:val="48"/>
          <w:szCs w:val="48"/>
        </w:rPr>
      </w:pPr>
      <w:ins w:id="29" w:author="Unknown">
        <w:r w:rsidRPr="002E3068">
          <w:rPr>
            <w:rFonts w:ascii="Times New Roman" w:eastAsia="Times New Roman" w:hAnsi="Times New Roman" w:cs="Times New Roman"/>
            <w:sz w:val="48"/>
            <w:szCs w:val="48"/>
          </w:rPr>
          <w:t>Avoids duplication of software.</w:t>
        </w:r>
      </w:ins>
    </w:p>
    <w:p w:rsidR="002E3068" w:rsidRPr="002E3068" w:rsidRDefault="002E3068" w:rsidP="002E3068">
      <w:pPr>
        <w:numPr>
          <w:ilvl w:val="0"/>
          <w:numId w:val="16"/>
        </w:numPr>
        <w:spacing w:before="100" w:beforeAutospacing="1" w:after="100" w:afterAutospacing="1" w:line="240" w:lineRule="auto"/>
        <w:rPr>
          <w:ins w:id="30" w:author="Unknown"/>
          <w:rFonts w:ascii="Times New Roman" w:eastAsia="Times New Roman" w:hAnsi="Times New Roman" w:cs="Times New Roman"/>
          <w:sz w:val="48"/>
          <w:szCs w:val="48"/>
        </w:rPr>
      </w:pPr>
      <w:ins w:id="31" w:author="Unknown">
        <w:r w:rsidRPr="002E3068">
          <w:rPr>
            <w:rFonts w:ascii="Times New Roman" w:eastAsia="Times New Roman" w:hAnsi="Times New Roman" w:cs="Times New Roman"/>
            <w:sz w:val="48"/>
            <w:szCs w:val="48"/>
          </w:rPr>
          <w:t>Reduces CPU idle time.</w:t>
        </w:r>
      </w:ins>
    </w:p>
    <w:p w:rsidR="002E3068" w:rsidRPr="002E3068" w:rsidRDefault="002E3068" w:rsidP="002E3068">
      <w:pPr>
        <w:spacing w:before="100" w:beforeAutospacing="1" w:after="100" w:afterAutospacing="1" w:line="240" w:lineRule="auto"/>
        <w:rPr>
          <w:ins w:id="32" w:author="Unknown"/>
          <w:rFonts w:ascii="Times New Roman" w:eastAsia="Times New Roman" w:hAnsi="Times New Roman" w:cs="Times New Roman"/>
          <w:sz w:val="48"/>
          <w:szCs w:val="48"/>
        </w:rPr>
      </w:pPr>
      <w:ins w:id="33" w:author="Unknown">
        <w:r w:rsidRPr="002E3068">
          <w:rPr>
            <w:rFonts w:ascii="Times New Roman" w:eastAsia="Times New Roman" w:hAnsi="Times New Roman" w:cs="Times New Roman"/>
            <w:sz w:val="48"/>
            <w:szCs w:val="48"/>
          </w:rPr>
          <w:t>Disadvantages of Time-sharing operating systems are as follows −</w:t>
        </w:r>
      </w:ins>
    </w:p>
    <w:p w:rsidR="002E3068" w:rsidRPr="002E3068" w:rsidRDefault="002E3068" w:rsidP="002E3068">
      <w:pPr>
        <w:numPr>
          <w:ilvl w:val="0"/>
          <w:numId w:val="17"/>
        </w:numPr>
        <w:spacing w:before="100" w:beforeAutospacing="1" w:after="100" w:afterAutospacing="1" w:line="240" w:lineRule="auto"/>
        <w:rPr>
          <w:ins w:id="34" w:author="Unknown"/>
          <w:rFonts w:ascii="Times New Roman" w:eastAsia="Times New Roman" w:hAnsi="Times New Roman" w:cs="Times New Roman"/>
          <w:sz w:val="48"/>
          <w:szCs w:val="48"/>
        </w:rPr>
      </w:pPr>
      <w:ins w:id="35" w:author="Unknown">
        <w:r w:rsidRPr="002E3068">
          <w:rPr>
            <w:rFonts w:ascii="Times New Roman" w:eastAsia="Times New Roman" w:hAnsi="Times New Roman" w:cs="Times New Roman"/>
            <w:sz w:val="48"/>
            <w:szCs w:val="48"/>
          </w:rPr>
          <w:t>Problem of reliability.</w:t>
        </w:r>
      </w:ins>
    </w:p>
    <w:p w:rsidR="002E3068" w:rsidRPr="002E3068" w:rsidRDefault="002E3068" w:rsidP="002E3068">
      <w:pPr>
        <w:numPr>
          <w:ilvl w:val="0"/>
          <w:numId w:val="17"/>
        </w:numPr>
        <w:spacing w:before="100" w:beforeAutospacing="1" w:after="100" w:afterAutospacing="1" w:line="240" w:lineRule="auto"/>
        <w:rPr>
          <w:ins w:id="36" w:author="Unknown"/>
          <w:rFonts w:ascii="Times New Roman" w:eastAsia="Times New Roman" w:hAnsi="Times New Roman" w:cs="Times New Roman"/>
          <w:sz w:val="48"/>
          <w:szCs w:val="48"/>
        </w:rPr>
      </w:pPr>
      <w:ins w:id="37" w:author="Unknown">
        <w:r w:rsidRPr="002E3068">
          <w:rPr>
            <w:rFonts w:ascii="Times New Roman" w:eastAsia="Times New Roman" w:hAnsi="Times New Roman" w:cs="Times New Roman"/>
            <w:sz w:val="48"/>
            <w:szCs w:val="48"/>
          </w:rPr>
          <w:t>Question of security and integrity of user programs and data.</w:t>
        </w:r>
      </w:ins>
    </w:p>
    <w:p w:rsidR="002E3068" w:rsidRPr="002E3068" w:rsidRDefault="002E3068" w:rsidP="002E3068">
      <w:pPr>
        <w:numPr>
          <w:ilvl w:val="0"/>
          <w:numId w:val="17"/>
        </w:numPr>
        <w:spacing w:before="100" w:beforeAutospacing="1" w:after="100" w:afterAutospacing="1" w:line="240" w:lineRule="auto"/>
        <w:rPr>
          <w:ins w:id="38" w:author="Unknown"/>
          <w:rFonts w:ascii="Times New Roman" w:eastAsia="Times New Roman" w:hAnsi="Times New Roman" w:cs="Times New Roman"/>
          <w:sz w:val="48"/>
          <w:szCs w:val="48"/>
        </w:rPr>
      </w:pPr>
      <w:ins w:id="39" w:author="Unknown">
        <w:r w:rsidRPr="002E3068">
          <w:rPr>
            <w:rFonts w:ascii="Times New Roman" w:eastAsia="Times New Roman" w:hAnsi="Times New Roman" w:cs="Times New Roman"/>
            <w:sz w:val="48"/>
            <w:szCs w:val="48"/>
          </w:rPr>
          <w:t>Problem of data communication.</w:t>
        </w:r>
      </w:ins>
    </w:p>
    <w:p w:rsidR="002E3068" w:rsidRPr="002E3068" w:rsidRDefault="002E3068" w:rsidP="002E3068">
      <w:pPr>
        <w:spacing w:before="100" w:beforeAutospacing="1" w:after="100" w:afterAutospacing="1" w:line="240" w:lineRule="auto"/>
        <w:outlineLvl w:val="1"/>
        <w:rPr>
          <w:ins w:id="40" w:author="Unknown"/>
          <w:rFonts w:ascii="Times New Roman" w:eastAsia="Times New Roman" w:hAnsi="Times New Roman" w:cs="Times New Roman"/>
          <w:b/>
          <w:bCs/>
          <w:sz w:val="48"/>
          <w:szCs w:val="48"/>
        </w:rPr>
      </w:pPr>
      <w:ins w:id="41" w:author="Unknown">
        <w:r w:rsidRPr="002E3068">
          <w:rPr>
            <w:rFonts w:ascii="Times New Roman" w:eastAsia="Times New Roman" w:hAnsi="Times New Roman" w:cs="Times New Roman"/>
            <w:b/>
            <w:bCs/>
            <w:sz w:val="48"/>
            <w:szCs w:val="48"/>
          </w:rPr>
          <w:lastRenderedPageBreak/>
          <w:t>Distributed operating System</w:t>
        </w:r>
      </w:ins>
    </w:p>
    <w:p w:rsidR="002E3068" w:rsidRPr="002E3068" w:rsidRDefault="002E3068" w:rsidP="002E3068">
      <w:pPr>
        <w:spacing w:before="100" w:beforeAutospacing="1" w:after="100" w:afterAutospacing="1" w:line="240" w:lineRule="auto"/>
        <w:rPr>
          <w:ins w:id="42" w:author="Unknown"/>
          <w:rFonts w:ascii="Times New Roman" w:eastAsia="Times New Roman" w:hAnsi="Times New Roman" w:cs="Times New Roman"/>
          <w:sz w:val="48"/>
          <w:szCs w:val="48"/>
        </w:rPr>
      </w:pPr>
      <w:ins w:id="43" w:author="Unknown">
        <w:r w:rsidRPr="002E3068">
          <w:rPr>
            <w:rFonts w:ascii="Times New Roman" w:eastAsia="Times New Roman" w:hAnsi="Times New Roman" w:cs="Times New Roman"/>
            <w:sz w:val="48"/>
            <w:szCs w:val="48"/>
          </w:rPr>
          <w:t>Distributed systems use multiple central processors to serve multiple real-time applications and multiple users. Data processing jobs are distributed among the processors accordingly.</w:t>
        </w:r>
      </w:ins>
    </w:p>
    <w:p w:rsidR="002E3068" w:rsidRPr="002E3068" w:rsidRDefault="002E3068" w:rsidP="002E3068">
      <w:pPr>
        <w:spacing w:before="100" w:beforeAutospacing="1" w:after="100" w:afterAutospacing="1" w:line="240" w:lineRule="auto"/>
        <w:rPr>
          <w:ins w:id="44" w:author="Unknown"/>
          <w:rFonts w:ascii="Times New Roman" w:eastAsia="Times New Roman" w:hAnsi="Times New Roman" w:cs="Times New Roman"/>
          <w:sz w:val="48"/>
          <w:szCs w:val="48"/>
        </w:rPr>
      </w:pPr>
      <w:ins w:id="45" w:author="Unknown">
        <w:r w:rsidRPr="002E3068">
          <w:rPr>
            <w:rFonts w:ascii="Times New Roman" w:eastAsia="Times New Roman" w:hAnsi="Times New Roman" w:cs="Times New Roman"/>
            <w:sz w:val="48"/>
            <w:szCs w:val="48"/>
          </w:rPr>
          <w:t xml:space="preserve">The processors communicate with one another through various communication lines (such as high-speed buses or telephone lines). These are referred as </w:t>
        </w:r>
        <w:r w:rsidRPr="002E3068">
          <w:rPr>
            <w:rFonts w:ascii="Times New Roman" w:eastAsia="Times New Roman" w:hAnsi="Times New Roman" w:cs="Times New Roman"/>
            <w:b/>
            <w:bCs/>
            <w:sz w:val="48"/>
            <w:szCs w:val="48"/>
          </w:rPr>
          <w:t>loosely coupled systems</w:t>
        </w:r>
        <w:r w:rsidRPr="002E3068">
          <w:rPr>
            <w:rFonts w:ascii="Times New Roman" w:eastAsia="Times New Roman" w:hAnsi="Times New Roman" w:cs="Times New Roman"/>
            <w:sz w:val="48"/>
            <w:szCs w:val="48"/>
          </w:rPr>
          <w:t xml:space="preserve"> or distributed systems. Processors in a distributed system may vary in size and function. These processors are referred as sites, nodes, computers, and so on.</w:t>
        </w:r>
      </w:ins>
    </w:p>
    <w:p w:rsidR="002E3068" w:rsidRPr="002E3068" w:rsidRDefault="002E3068" w:rsidP="002E3068">
      <w:pPr>
        <w:spacing w:before="100" w:beforeAutospacing="1" w:after="100" w:afterAutospacing="1" w:line="240" w:lineRule="auto"/>
        <w:rPr>
          <w:ins w:id="46" w:author="Unknown"/>
          <w:rFonts w:ascii="Times New Roman" w:eastAsia="Times New Roman" w:hAnsi="Times New Roman" w:cs="Times New Roman"/>
          <w:sz w:val="48"/>
          <w:szCs w:val="48"/>
        </w:rPr>
      </w:pPr>
      <w:ins w:id="47" w:author="Unknown">
        <w:r w:rsidRPr="002E3068">
          <w:rPr>
            <w:rFonts w:ascii="Times New Roman" w:eastAsia="Times New Roman" w:hAnsi="Times New Roman" w:cs="Times New Roman"/>
            <w:sz w:val="48"/>
            <w:szCs w:val="48"/>
          </w:rPr>
          <w:t>The advantages of distributed systems are as follows −</w:t>
        </w:r>
      </w:ins>
    </w:p>
    <w:p w:rsidR="002E3068" w:rsidRPr="002E3068" w:rsidRDefault="002E3068" w:rsidP="002E3068">
      <w:pPr>
        <w:numPr>
          <w:ilvl w:val="0"/>
          <w:numId w:val="18"/>
        </w:numPr>
        <w:spacing w:before="100" w:beforeAutospacing="1" w:after="100" w:afterAutospacing="1" w:line="240" w:lineRule="auto"/>
        <w:rPr>
          <w:ins w:id="48" w:author="Unknown"/>
          <w:rFonts w:ascii="Times New Roman" w:eastAsia="Times New Roman" w:hAnsi="Times New Roman" w:cs="Times New Roman"/>
          <w:sz w:val="48"/>
          <w:szCs w:val="48"/>
        </w:rPr>
      </w:pPr>
      <w:ins w:id="49" w:author="Unknown">
        <w:r w:rsidRPr="002E3068">
          <w:rPr>
            <w:rFonts w:ascii="Times New Roman" w:eastAsia="Times New Roman" w:hAnsi="Times New Roman" w:cs="Times New Roman"/>
            <w:sz w:val="48"/>
            <w:szCs w:val="48"/>
          </w:rPr>
          <w:t>With resource sharing facility, a user at one site may be able to use the resources available at another.</w:t>
        </w:r>
      </w:ins>
    </w:p>
    <w:p w:rsidR="002E3068" w:rsidRPr="002E3068" w:rsidRDefault="002E3068" w:rsidP="002E3068">
      <w:pPr>
        <w:numPr>
          <w:ilvl w:val="0"/>
          <w:numId w:val="18"/>
        </w:numPr>
        <w:spacing w:before="100" w:beforeAutospacing="1" w:after="100" w:afterAutospacing="1" w:line="240" w:lineRule="auto"/>
        <w:rPr>
          <w:ins w:id="50" w:author="Unknown"/>
          <w:rFonts w:ascii="Times New Roman" w:eastAsia="Times New Roman" w:hAnsi="Times New Roman" w:cs="Times New Roman"/>
          <w:sz w:val="48"/>
          <w:szCs w:val="48"/>
        </w:rPr>
      </w:pPr>
      <w:ins w:id="51" w:author="Unknown">
        <w:r w:rsidRPr="002E3068">
          <w:rPr>
            <w:rFonts w:ascii="Times New Roman" w:eastAsia="Times New Roman" w:hAnsi="Times New Roman" w:cs="Times New Roman"/>
            <w:sz w:val="48"/>
            <w:szCs w:val="48"/>
          </w:rPr>
          <w:t>Speedup the exchange of data with one another via electronic mail.</w:t>
        </w:r>
      </w:ins>
    </w:p>
    <w:p w:rsidR="002E3068" w:rsidRPr="002E3068" w:rsidRDefault="002E3068" w:rsidP="002E3068">
      <w:pPr>
        <w:numPr>
          <w:ilvl w:val="0"/>
          <w:numId w:val="18"/>
        </w:numPr>
        <w:spacing w:before="100" w:beforeAutospacing="1" w:after="100" w:afterAutospacing="1" w:line="240" w:lineRule="auto"/>
        <w:rPr>
          <w:ins w:id="52" w:author="Unknown"/>
          <w:rFonts w:ascii="Times New Roman" w:eastAsia="Times New Roman" w:hAnsi="Times New Roman" w:cs="Times New Roman"/>
          <w:sz w:val="48"/>
          <w:szCs w:val="48"/>
        </w:rPr>
      </w:pPr>
      <w:ins w:id="53" w:author="Unknown">
        <w:r w:rsidRPr="002E3068">
          <w:rPr>
            <w:rFonts w:ascii="Times New Roman" w:eastAsia="Times New Roman" w:hAnsi="Times New Roman" w:cs="Times New Roman"/>
            <w:sz w:val="48"/>
            <w:szCs w:val="48"/>
          </w:rPr>
          <w:lastRenderedPageBreak/>
          <w:t>If one site fails in a distributed system, the remaining sites can potentially continue operating.</w:t>
        </w:r>
      </w:ins>
    </w:p>
    <w:p w:rsidR="002E3068" w:rsidRPr="002E3068" w:rsidRDefault="002E3068" w:rsidP="002E3068">
      <w:pPr>
        <w:numPr>
          <w:ilvl w:val="0"/>
          <w:numId w:val="18"/>
        </w:numPr>
        <w:spacing w:before="100" w:beforeAutospacing="1" w:after="100" w:afterAutospacing="1" w:line="240" w:lineRule="auto"/>
        <w:rPr>
          <w:ins w:id="54" w:author="Unknown"/>
          <w:rFonts w:ascii="Times New Roman" w:eastAsia="Times New Roman" w:hAnsi="Times New Roman" w:cs="Times New Roman"/>
          <w:sz w:val="48"/>
          <w:szCs w:val="48"/>
        </w:rPr>
      </w:pPr>
      <w:ins w:id="55" w:author="Unknown">
        <w:r w:rsidRPr="002E3068">
          <w:rPr>
            <w:rFonts w:ascii="Times New Roman" w:eastAsia="Times New Roman" w:hAnsi="Times New Roman" w:cs="Times New Roman"/>
            <w:sz w:val="48"/>
            <w:szCs w:val="48"/>
          </w:rPr>
          <w:t>Better service to the customers.</w:t>
        </w:r>
      </w:ins>
    </w:p>
    <w:p w:rsidR="002E3068" w:rsidRPr="002E3068" w:rsidRDefault="002E3068" w:rsidP="002E3068">
      <w:pPr>
        <w:numPr>
          <w:ilvl w:val="0"/>
          <w:numId w:val="18"/>
        </w:numPr>
        <w:spacing w:before="100" w:beforeAutospacing="1" w:after="100" w:afterAutospacing="1" w:line="240" w:lineRule="auto"/>
        <w:rPr>
          <w:ins w:id="56" w:author="Unknown"/>
          <w:rFonts w:ascii="Times New Roman" w:eastAsia="Times New Roman" w:hAnsi="Times New Roman" w:cs="Times New Roman"/>
          <w:sz w:val="48"/>
          <w:szCs w:val="48"/>
        </w:rPr>
      </w:pPr>
      <w:ins w:id="57" w:author="Unknown">
        <w:r w:rsidRPr="002E3068">
          <w:rPr>
            <w:rFonts w:ascii="Times New Roman" w:eastAsia="Times New Roman" w:hAnsi="Times New Roman" w:cs="Times New Roman"/>
            <w:sz w:val="48"/>
            <w:szCs w:val="48"/>
          </w:rPr>
          <w:t>Reduction of the load on the host computer.</w:t>
        </w:r>
      </w:ins>
    </w:p>
    <w:p w:rsidR="002E3068" w:rsidRPr="002E3068" w:rsidRDefault="002E3068" w:rsidP="002E3068">
      <w:pPr>
        <w:numPr>
          <w:ilvl w:val="0"/>
          <w:numId w:val="18"/>
        </w:numPr>
        <w:spacing w:before="100" w:beforeAutospacing="1" w:after="100" w:afterAutospacing="1" w:line="240" w:lineRule="auto"/>
        <w:rPr>
          <w:ins w:id="58" w:author="Unknown"/>
          <w:rFonts w:ascii="Times New Roman" w:eastAsia="Times New Roman" w:hAnsi="Times New Roman" w:cs="Times New Roman"/>
          <w:sz w:val="48"/>
          <w:szCs w:val="48"/>
        </w:rPr>
      </w:pPr>
      <w:ins w:id="59" w:author="Unknown">
        <w:r w:rsidRPr="002E3068">
          <w:rPr>
            <w:rFonts w:ascii="Times New Roman" w:eastAsia="Times New Roman" w:hAnsi="Times New Roman" w:cs="Times New Roman"/>
            <w:sz w:val="48"/>
            <w:szCs w:val="48"/>
          </w:rPr>
          <w:t>Reduction of delays in data processing.</w:t>
        </w:r>
      </w:ins>
    </w:p>
    <w:p w:rsidR="002E3068" w:rsidRPr="002E3068" w:rsidRDefault="002E3068" w:rsidP="002E3068">
      <w:pPr>
        <w:spacing w:before="100" w:beforeAutospacing="1" w:after="100" w:afterAutospacing="1" w:line="240" w:lineRule="auto"/>
        <w:outlineLvl w:val="1"/>
        <w:rPr>
          <w:ins w:id="60" w:author="Unknown"/>
          <w:rFonts w:ascii="Times New Roman" w:eastAsia="Times New Roman" w:hAnsi="Times New Roman" w:cs="Times New Roman"/>
          <w:b/>
          <w:bCs/>
          <w:sz w:val="48"/>
          <w:szCs w:val="48"/>
        </w:rPr>
      </w:pPr>
      <w:ins w:id="61" w:author="Unknown">
        <w:r w:rsidRPr="002E3068">
          <w:rPr>
            <w:rFonts w:ascii="Times New Roman" w:eastAsia="Times New Roman" w:hAnsi="Times New Roman" w:cs="Times New Roman"/>
            <w:b/>
            <w:bCs/>
            <w:sz w:val="48"/>
            <w:szCs w:val="48"/>
          </w:rPr>
          <w:t>Network operating System</w:t>
        </w:r>
      </w:ins>
    </w:p>
    <w:p w:rsidR="002E3068" w:rsidRPr="002E3068" w:rsidRDefault="002E3068" w:rsidP="002E3068">
      <w:pPr>
        <w:spacing w:before="100" w:beforeAutospacing="1" w:after="100" w:afterAutospacing="1" w:line="240" w:lineRule="auto"/>
        <w:rPr>
          <w:ins w:id="62" w:author="Unknown"/>
          <w:rFonts w:ascii="Times New Roman" w:eastAsia="Times New Roman" w:hAnsi="Times New Roman" w:cs="Times New Roman"/>
          <w:sz w:val="48"/>
          <w:szCs w:val="48"/>
        </w:rPr>
      </w:pPr>
      <w:ins w:id="63" w:author="Unknown">
        <w:r w:rsidRPr="002E3068">
          <w:rPr>
            <w:rFonts w:ascii="Times New Roman" w:eastAsia="Times New Roman" w:hAnsi="Times New Roman" w:cs="Times New Roman"/>
            <w:sz w:val="48"/>
            <w:szCs w:val="48"/>
          </w:rPr>
          <w:t xml:space="preserve">A Network Operating System runs on a server and provides the server the capability to manage data, users, groups, security, applications, and other networking functions. The primary purpose of the network operating system is to allow shared file and printer access among multiple computers in a network, typically a local area network (LAN), </w:t>
        </w:r>
        <w:proofErr w:type="gramStart"/>
        <w:r w:rsidRPr="002E3068">
          <w:rPr>
            <w:rFonts w:ascii="Times New Roman" w:eastAsia="Times New Roman" w:hAnsi="Times New Roman" w:cs="Times New Roman"/>
            <w:sz w:val="48"/>
            <w:szCs w:val="48"/>
          </w:rPr>
          <w:t>a</w:t>
        </w:r>
        <w:proofErr w:type="gramEnd"/>
        <w:r w:rsidRPr="002E3068">
          <w:rPr>
            <w:rFonts w:ascii="Times New Roman" w:eastAsia="Times New Roman" w:hAnsi="Times New Roman" w:cs="Times New Roman"/>
            <w:sz w:val="48"/>
            <w:szCs w:val="48"/>
          </w:rPr>
          <w:t xml:space="preserve"> private </w:t>
        </w:r>
      </w:ins>
      <w:r w:rsidR="00EB13FE">
        <w:rPr>
          <w:rFonts w:ascii="Times New Roman" w:eastAsia="Times New Roman" w:hAnsi="Times New Roman" w:cs="Times New Roman"/>
          <w:sz w:val="48"/>
          <w:szCs w:val="48"/>
        </w:rPr>
        <w:t xml:space="preserve">network </w:t>
      </w:r>
      <w:ins w:id="64" w:author="Unknown">
        <w:r w:rsidRPr="002E3068">
          <w:rPr>
            <w:rFonts w:ascii="Times New Roman" w:eastAsia="Times New Roman" w:hAnsi="Times New Roman" w:cs="Times New Roman"/>
            <w:sz w:val="48"/>
            <w:szCs w:val="48"/>
          </w:rPr>
          <w:t>k or to other networks.</w:t>
        </w:r>
      </w:ins>
    </w:p>
    <w:p w:rsidR="002E3068" w:rsidRPr="002E3068" w:rsidRDefault="002E3068" w:rsidP="002E3068">
      <w:pPr>
        <w:spacing w:before="100" w:beforeAutospacing="1" w:after="100" w:afterAutospacing="1" w:line="240" w:lineRule="auto"/>
        <w:rPr>
          <w:ins w:id="65" w:author="Unknown"/>
          <w:rFonts w:ascii="Times New Roman" w:eastAsia="Times New Roman" w:hAnsi="Times New Roman" w:cs="Times New Roman"/>
          <w:sz w:val="48"/>
          <w:szCs w:val="48"/>
        </w:rPr>
      </w:pPr>
      <w:ins w:id="66" w:author="Unknown">
        <w:r w:rsidRPr="002E3068">
          <w:rPr>
            <w:rFonts w:ascii="Times New Roman" w:eastAsia="Times New Roman" w:hAnsi="Times New Roman" w:cs="Times New Roman"/>
            <w:sz w:val="48"/>
            <w:szCs w:val="48"/>
          </w:rPr>
          <w:t>Examples of network operating systems include Microsoft Windows Server 2003, Microsoft Windows Server 2008, UNIX, Linux, Mac OS X, Novell NetWare, and BSD.</w:t>
        </w:r>
      </w:ins>
    </w:p>
    <w:p w:rsidR="002E3068" w:rsidRPr="002E3068" w:rsidRDefault="002E3068" w:rsidP="002E3068">
      <w:pPr>
        <w:spacing w:before="100" w:beforeAutospacing="1" w:after="100" w:afterAutospacing="1" w:line="240" w:lineRule="auto"/>
        <w:rPr>
          <w:ins w:id="67" w:author="Unknown"/>
          <w:rFonts w:ascii="Times New Roman" w:eastAsia="Times New Roman" w:hAnsi="Times New Roman" w:cs="Times New Roman"/>
          <w:sz w:val="48"/>
          <w:szCs w:val="48"/>
        </w:rPr>
      </w:pPr>
      <w:ins w:id="68" w:author="Unknown">
        <w:r w:rsidRPr="002E3068">
          <w:rPr>
            <w:rFonts w:ascii="Times New Roman" w:eastAsia="Times New Roman" w:hAnsi="Times New Roman" w:cs="Times New Roman"/>
            <w:sz w:val="48"/>
            <w:szCs w:val="48"/>
          </w:rPr>
          <w:lastRenderedPageBreak/>
          <w:t>The advantages of network operating systems are as follows −</w:t>
        </w:r>
      </w:ins>
    </w:p>
    <w:p w:rsidR="002E3068" w:rsidRPr="002E3068" w:rsidRDefault="002E3068" w:rsidP="002E3068">
      <w:pPr>
        <w:numPr>
          <w:ilvl w:val="0"/>
          <w:numId w:val="19"/>
        </w:numPr>
        <w:spacing w:before="100" w:beforeAutospacing="1" w:after="100" w:afterAutospacing="1" w:line="240" w:lineRule="auto"/>
        <w:rPr>
          <w:ins w:id="69" w:author="Unknown"/>
          <w:rFonts w:ascii="Times New Roman" w:eastAsia="Times New Roman" w:hAnsi="Times New Roman" w:cs="Times New Roman"/>
          <w:sz w:val="48"/>
          <w:szCs w:val="48"/>
        </w:rPr>
      </w:pPr>
      <w:ins w:id="70" w:author="Unknown">
        <w:r w:rsidRPr="002E3068">
          <w:rPr>
            <w:rFonts w:ascii="Times New Roman" w:eastAsia="Times New Roman" w:hAnsi="Times New Roman" w:cs="Times New Roman"/>
            <w:sz w:val="48"/>
            <w:szCs w:val="48"/>
          </w:rPr>
          <w:t>Centralized servers are highly stable.</w:t>
        </w:r>
      </w:ins>
    </w:p>
    <w:p w:rsidR="002E3068" w:rsidRPr="002E3068" w:rsidRDefault="002E3068" w:rsidP="002E3068">
      <w:pPr>
        <w:numPr>
          <w:ilvl w:val="0"/>
          <w:numId w:val="19"/>
        </w:numPr>
        <w:spacing w:before="100" w:beforeAutospacing="1" w:after="100" w:afterAutospacing="1" w:line="240" w:lineRule="auto"/>
        <w:rPr>
          <w:ins w:id="71" w:author="Unknown"/>
          <w:rFonts w:ascii="Times New Roman" w:eastAsia="Times New Roman" w:hAnsi="Times New Roman" w:cs="Times New Roman"/>
          <w:sz w:val="48"/>
          <w:szCs w:val="48"/>
        </w:rPr>
      </w:pPr>
      <w:ins w:id="72" w:author="Unknown">
        <w:r w:rsidRPr="002E3068">
          <w:rPr>
            <w:rFonts w:ascii="Times New Roman" w:eastAsia="Times New Roman" w:hAnsi="Times New Roman" w:cs="Times New Roman"/>
            <w:sz w:val="48"/>
            <w:szCs w:val="48"/>
          </w:rPr>
          <w:t>Security is server managed.</w:t>
        </w:r>
      </w:ins>
    </w:p>
    <w:p w:rsidR="002E3068" w:rsidRPr="002E3068" w:rsidRDefault="002E3068" w:rsidP="002E3068">
      <w:pPr>
        <w:numPr>
          <w:ilvl w:val="0"/>
          <w:numId w:val="19"/>
        </w:numPr>
        <w:spacing w:before="100" w:beforeAutospacing="1" w:after="100" w:afterAutospacing="1" w:line="240" w:lineRule="auto"/>
        <w:rPr>
          <w:ins w:id="73" w:author="Unknown"/>
          <w:rFonts w:ascii="Times New Roman" w:eastAsia="Times New Roman" w:hAnsi="Times New Roman" w:cs="Times New Roman"/>
          <w:sz w:val="48"/>
          <w:szCs w:val="48"/>
        </w:rPr>
      </w:pPr>
      <w:ins w:id="74" w:author="Unknown">
        <w:r w:rsidRPr="002E3068">
          <w:rPr>
            <w:rFonts w:ascii="Times New Roman" w:eastAsia="Times New Roman" w:hAnsi="Times New Roman" w:cs="Times New Roman"/>
            <w:sz w:val="48"/>
            <w:szCs w:val="48"/>
          </w:rPr>
          <w:t>Upgrades to new technologies and hardware can be easily integrated into the system.</w:t>
        </w:r>
      </w:ins>
    </w:p>
    <w:p w:rsidR="002E3068" w:rsidRPr="002E3068" w:rsidRDefault="002E3068" w:rsidP="002E3068">
      <w:pPr>
        <w:numPr>
          <w:ilvl w:val="0"/>
          <w:numId w:val="19"/>
        </w:numPr>
        <w:spacing w:before="100" w:beforeAutospacing="1" w:after="100" w:afterAutospacing="1" w:line="240" w:lineRule="auto"/>
        <w:rPr>
          <w:ins w:id="75" w:author="Unknown"/>
          <w:rFonts w:ascii="Times New Roman" w:eastAsia="Times New Roman" w:hAnsi="Times New Roman" w:cs="Times New Roman"/>
          <w:sz w:val="48"/>
          <w:szCs w:val="48"/>
        </w:rPr>
      </w:pPr>
      <w:ins w:id="76" w:author="Unknown">
        <w:r w:rsidRPr="002E3068">
          <w:rPr>
            <w:rFonts w:ascii="Times New Roman" w:eastAsia="Times New Roman" w:hAnsi="Times New Roman" w:cs="Times New Roman"/>
            <w:sz w:val="48"/>
            <w:szCs w:val="48"/>
          </w:rPr>
          <w:t>Remote access to servers is possible from different locations and types of systems.</w:t>
        </w:r>
      </w:ins>
    </w:p>
    <w:p w:rsidR="002E3068" w:rsidRPr="002E3068" w:rsidRDefault="002E3068" w:rsidP="002E3068">
      <w:pPr>
        <w:spacing w:before="100" w:beforeAutospacing="1" w:after="100" w:afterAutospacing="1" w:line="240" w:lineRule="auto"/>
        <w:rPr>
          <w:ins w:id="77" w:author="Unknown"/>
          <w:rFonts w:ascii="Times New Roman" w:eastAsia="Times New Roman" w:hAnsi="Times New Roman" w:cs="Times New Roman"/>
          <w:sz w:val="48"/>
          <w:szCs w:val="48"/>
        </w:rPr>
      </w:pPr>
      <w:ins w:id="78" w:author="Unknown">
        <w:r w:rsidRPr="002E3068">
          <w:rPr>
            <w:rFonts w:ascii="Times New Roman" w:eastAsia="Times New Roman" w:hAnsi="Times New Roman" w:cs="Times New Roman"/>
            <w:sz w:val="48"/>
            <w:szCs w:val="48"/>
          </w:rPr>
          <w:t>The disadvantages of network operating systems are as follows −</w:t>
        </w:r>
      </w:ins>
    </w:p>
    <w:p w:rsidR="002E3068" w:rsidRPr="002E3068" w:rsidRDefault="002E3068" w:rsidP="002E3068">
      <w:pPr>
        <w:numPr>
          <w:ilvl w:val="0"/>
          <w:numId w:val="20"/>
        </w:numPr>
        <w:spacing w:before="100" w:beforeAutospacing="1" w:after="100" w:afterAutospacing="1" w:line="240" w:lineRule="auto"/>
        <w:rPr>
          <w:ins w:id="79" w:author="Unknown"/>
          <w:rFonts w:ascii="Times New Roman" w:eastAsia="Times New Roman" w:hAnsi="Times New Roman" w:cs="Times New Roman"/>
          <w:sz w:val="48"/>
          <w:szCs w:val="48"/>
        </w:rPr>
      </w:pPr>
      <w:ins w:id="80" w:author="Unknown">
        <w:r w:rsidRPr="002E3068">
          <w:rPr>
            <w:rFonts w:ascii="Times New Roman" w:eastAsia="Times New Roman" w:hAnsi="Times New Roman" w:cs="Times New Roman"/>
            <w:sz w:val="48"/>
            <w:szCs w:val="48"/>
          </w:rPr>
          <w:t>High cost of buying and running a server.</w:t>
        </w:r>
      </w:ins>
    </w:p>
    <w:p w:rsidR="002E3068" w:rsidRPr="002E3068" w:rsidRDefault="002E3068" w:rsidP="002E3068">
      <w:pPr>
        <w:numPr>
          <w:ilvl w:val="0"/>
          <w:numId w:val="20"/>
        </w:numPr>
        <w:spacing w:before="100" w:beforeAutospacing="1" w:after="100" w:afterAutospacing="1" w:line="240" w:lineRule="auto"/>
        <w:rPr>
          <w:ins w:id="81" w:author="Unknown"/>
          <w:rFonts w:ascii="Times New Roman" w:eastAsia="Times New Roman" w:hAnsi="Times New Roman" w:cs="Times New Roman"/>
          <w:sz w:val="48"/>
          <w:szCs w:val="48"/>
        </w:rPr>
      </w:pPr>
      <w:ins w:id="82" w:author="Unknown">
        <w:r w:rsidRPr="002E3068">
          <w:rPr>
            <w:rFonts w:ascii="Times New Roman" w:eastAsia="Times New Roman" w:hAnsi="Times New Roman" w:cs="Times New Roman"/>
            <w:sz w:val="48"/>
            <w:szCs w:val="48"/>
          </w:rPr>
          <w:t>Dependency on a central location for most operations.</w:t>
        </w:r>
      </w:ins>
    </w:p>
    <w:p w:rsidR="002E3068" w:rsidRPr="002E3068" w:rsidRDefault="002E3068" w:rsidP="002E3068">
      <w:pPr>
        <w:numPr>
          <w:ilvl w:val="0"/>
          <w:numId w:val="20"/>
        </w:numPr>
        <w:spacing w:before="100" w:beforeAutospacing="1" w:after="100" w:afterAutospacing="1" w:line="240" w:lineRule="auto"/>
        <w:rPr>
          <w:ins w:id="83" w:author="Unknown"/>
          <w:rFonts w:ascii="Times New Roman" w:eastAsia="Times New Roman" w:hAnsi="Times New Roman" w:cs="Times New Roman"/>
          <w:sz w:val="48"/>
          <w:szCs w:val="48"/>
        </w:rPr>
      </w:pPr>
      <w:ins w:id="84" w:author="Unknown">
        <w:r w:rsidRPr="002E3068">
          <w:rPr>
            <w:rFonts w:ascii="Times New Roman" w:eastAsia="Times New Roman" w:hAnsi="Times New Roman" w:cs="Times New Roman"/>
            <w:sz w:val="48"/>
            <w:szCs w:val="48"/>
          </w:rPr>
          <w:t>Regular maintenance and updates are required.</w:t>
        </w:r>
      </w:ins>
    </w:p>
    <w:p w:rsidR="002E3068" w:rsidRPr="002E3068" w:rsidRDefault="002E3068" w:rsidP="002E3068">
      <w:pPr>
        <w:spacing w:before="100" w:beforeAutospacing="1" w:after="100" w:afterAutospacing="1" w:line="240" w:lineRule="auto"/>
        <w:outlineLvl w:val="1"/>
        <w:rPr>
          <w:ins w:id="85" w:author="Unknown"/>
          <w:rFonts w:ascii="Times New Roman" w:eastAsia="Times New Roman" w:hAnsi="Times New Roman" w:cs="Times New Roman"/>
          <w:b/>
          <w:bCs/>
          <w:sz w:val="48"/>
          <w:szCs w:val="48"/>
        </w:rPr>
      </w:pPr>
      <w:ins w:id="86" w:author="Unknown">
        <w:r w:rsidRPr="002E3068">
          <w:rPr>
            <w:rFonts w:ascii="Times New Roman" w:eastAsia="Times New Roman" w:hAnsi="Times New Roman" w:cs="Times New Roman"/>
            <w:b/>
            <w:bCs/>
            <w:sz w:val="48"/>
            <w:szCs w:val="48"/>
          </w:rPr>
          <w:t>Real Time operating System</w:t>
        </w:r>
      </w:ins>
    </w:p>
    <w:p w:rsidR="002E3068" w:rsidRPr="002E3068" w:rsidRDefault="002E3068" w:rsidP="002E3068">
      <w:pPr>
        <w:spacing w:before="100" w:beforeAutospacing="1" w:after="100" w:afterAutospacing="1" w:line="240" w:lineRule="auto"/>
        <w:rPr>
          <w:ins w:id="87" w:author="Unknown"/>
          <w:rFonts w:ascii="Times New Roman" w:eastAsia="Times New Roman" w:hAnsi="Times New Roman" w:cs="Times New Roman"/>
          <w:sz w:val="48"/>
          <w:szCs w:val="48"/>
        </w:rPr>
      </w:pPr>
      <w:ins w:id="88" w:author="Unknown">
        <w:r w:rsidRPr="002E3068">
          <w:rPr>
            <w:rFonts w:ascii="Times New Roman" w:eastAsia="Times New Roman" w:hAnsi="Times New Roman" w:cs="Times New Roman"/>
            <w:sz w:val="48"/>
            <w:szCs w:val="48"/>
          </w:rPr>
          <w:t xml:space="preserve">A real-time system is defined as a data processing system in which the time interval required to process and respond to inputs is so small that it controls the environment. The time </w:t>
        </w:r>
        <w:r w:rsidRPr="002E3068">
          <w:rPr>
            <w:rFonts w:ascii="Times New Roman" w:eastAsia="Times New Roman" w:hAnsi="Times New Roman" w:cs="Times New Roman"/>
            <w:sz w:val="48"/>
            <w:szCs w:val="48"/>
          </w:rPr>
          <w:lastRenderedPageBreak/>
          <w:t xml:space="preserve">taken by the system to respond to an input and display of required updated information is termed as the </w:t>
        </w:r>
        <w:r w:rsidRPr="002E3068">
          <w:rPr>
            <w:rFonts w:ascii="Times New Roman" w:eastAsia="Times New Roman" w:hAnsi="Times New Roman" w:cs="Times New Roman"/>
            <w:b/>
            <w:bCs/>
            <w:sz w:val="48"/>
            <w:szCs w:val="48"/>
          </w:rPr>
          <w:t>response time</w:t>
        </w:r>
        <w:r w:rsidRPr="002E3068">
          <w:rPr>
            <w:rFonts w:ascii="Times New Roman" w:eastAsia="Times New Roman" w:hAnsi="Times New Roman" w:cs="Times New Roman"/>
            <w:sz w:val="48"/>
            <w:szCs w:val="48"/>
          </w:rPr>
          <w:t>. So in this method, the response time is very less as compared to online processing.</w:t>
        </w:r>
      </w:ins>
    </w:p>
    <w:p w:rsidR="002E3068" w:rsidRPr="002E3068" w:rsidRDefault="002E3068" w:rsidP="002E3068">
      <w:pPr>
        <w:spacing w:before="100" w:beforeAutospacing="1" w:after="100" w:afterAutospacing="1" w:line="240" w:lineRule="auto"/>
        <w:rPr>
          <w:ins w:id="89" w:author="Unknown"/>
          <w:rFonts w:ascii="Times New Roman" w:eastAsia="Times New Roman" w:hAnsi="Times New Roman" w:cs="Times New Roman"/>
          <w:sz w:val="48"/>
          <w:szCs w:val="48"/>
        </w:rPr>
      </w:pPr>
      <w:ins w:id="90" w:author="Unknown">
        <w:r w:rsidRPr="002E3068">
          <w:rPr>
            <w:rFonts w:ascii="Times New Roman" w:eastAsia="Times New Roman" w:hAnsi="Times New Roman" w:cs="Times New Roman"/>
            <w:sz w:val="48"/>
            <w:szCs w:val="48"/>
          </w:rPr>
          <w:t xml:space="preserve">Real-time systems are used when there are rigid time requirements on the operation of a processor or the flow of data and real-time systems can be used as a control device in a dedicated application. A real-time operating system must have well-defined, fixed time constraints, otherwise the system will fail. For example, </w:t>
        </w:r>
        <w:proofErr w:type="gramStart"/>
        <w:r w:rsidRPr="002E3068">
          <w:rPr>
            <w:rFonts w:ascii="Times New Roman" w:eastAsia="Times New Roman" w:hAnsi="Times New Roman" w:cs="Times New Roman"/>
            <w:sz w:val="48"/>
            <w:szCs w:val="48"/>
          </w:rPr>
          <w:t>Scientific</w:t>
        </w:r>
        <w:proofErr w:type="gramEnd"/>
        <w:r w:rsidRPr="002E3068">
          <w:rPr>
            <w:rFonts w:ascii="Times New Roman" w:eastAsia="Times New Roman" w:hAnsi="Times New Roman" w:cs="Times New Roman"/>
            <w:sz w:val="48"/>
            <w:szCs w:val="48"/>
          </w:rPr>
          <w:t xml:space="preserve"> experiments, medical imaging systems, industrial control systems, weapon systems, robots, air traffic control systems, etc.</w:t>
        </w:r>
      </w:ins>
    </w:p>
    <w:p w:rsidR="002E3068" w:rsidRPr="002E3068" w:rsidRDefault="002E3068" w:rsidP="002E3068">
      <w:pPr>
        <w:spacing w:before="100" w:beforeAutospacing="1" w:after="100" w:afterAutospacing="1" w:line="240" w:lineRule="auto"/>
        <w:rPr>
          <w:ins w:id="91" w:author="Unknown"/>
          <w:rFonts w:ascii="Times New Roman" w:eastAsia="Times New Roman" w:hAnsi="Times New Roman" w:cs="Times New Roman"/>
          <w:sz w:val="48"/>
          <w:szCs w:val="48"/>
        </w:rPr>
      </w:pPr>
      <w:ins w:id="92" w:author="Unknown">
        <w:r w:rsidRPr="002E3068">
          <w:rPr>
            <w:rFonts w:ascii="Times New Roman" w:eastAsia="Times New Roman" w:hAnsi="Times New Roman" w:cs="Times New Roman"/>
            <w:sz w:val="48"/>
            <w:szCs w:val="48"/>
          </w:rPr>
          <w:t>There are two types of real-time operating systems.</w:t>
        </w:r>
      </w:ins>
    </w:p>
    <w:p w:rsidR="002E3068" w:rsidRPr="002E3068" w:rsidRDefault="002E3068" w:rsidP="002E3068">
      <w:pPr>
        <w:spacing w:before="100" w:beforeAutospacing="1" w:after="100" w:afterAutospacing="1" w:line="240" w:lineRule="auto"/>
        <w:outlineLvl w:val="2"/>
        <w:rPr>
          <w:ins w:id="93" w:author="Unknown"/>
          <w:rFonts w:ascii="Times New Roman" w:eastAsia="Times New Roman" w:hAnsi="Times New Roman" w:cs="Times New Roman"/>
          <w:b/>
          <w:bCs/>
          <w:sz w:val="48"/>
          <w:szCs w:val="48"/>
        </w:rPr>
      </w:pPr>
      <w:ins w:id="94" w:author="Unknown">
        <w:r w:rsidRPr="002E3068">
          <w:rPr>
            <w:rFonts w:ascii="Times New Roman" w:eastAsia="Times New Roman" w:hAnsi="Times New Roman" w:cs="Times New Roman"/>
            <w:b/>
            <w:bCs/>
            <w:sz w:val="48"/>
            <w:szCs w:val="48"/>
          </w:rPr>
          <w:t>Hard real-time systems</w:t>
        </w:r>
      </w:ins>
    </w:p>
    <w:p w:rsidR="002E3068" w:rsidRPr="002E3068" w:rsidRDefault="002E3068" w:rsidP="002E3068">
      <w:pPr>
        <w:spacing w:before="100" w:beforeAutospacing="1" w:after="100" w:afterAutospacing="1" w:line="240" w:lineRule="auto"/>
        <w:rPr>
          <w:ins w:id="95" w:author="Unknown"/>
          <w:rFonts w:ascii="Times New Roman" w:eastAsia="Times New Roman" w:hAnsi="Times New Roman" w:cs="Times New Roman"/>
          <w:sz w:val="48"/>
          <w:szCs w:val="48"/>
        </w:rPr>
      </w:pPr>
      <w:ins w:id="96" w:author="Unknown">
        <w:r w:rsidRPr="002E3068">
          <w:rPr>
            <w:rFonts w:ascii="Times New Roman" w:eastAsia="Times New Roman" w:hAnsi="Times New Roman" w:cs="Times New Roman"/>
            <w:sz w:val="48"/>
            <w:szCs w:val="48"/>
          </w:rPr>
          <w:t xml:space="preserve">Hard real-time systems guarantee that critical tasks complete on time. In hard real-time </w:t>
        </w:r>
        <w:r w:rsidRPr="002E3068">
          <w:rPr>
            <w:rFonts w:ascii="Times New Roman" w:eastAsia="Times New Roman" w:hAnsi="Times New Roman" w:cs="Times New Roman"/>
            <w:sz w:val="48"/>
            <w:szCs w:val="48"/>
          </w:rPr>
          <w:lastRenderedPageBreak/>
          <w:t>systems, secondary storage is limited or missing and the data is stored in ROM. In these systems, virtual memory is almost never found.</w:t>
        </w:r>
      </w:ins>
    </w:p>
    <w:p w:rsidR="002E3068" w:rsidRPr="002E3068" w:rsidRDefault="002E3068" w:rsidP="002E3068">
      <w:pPr>
        <w:spacing w:before="100" w:beforeAutospacing="1" w:after="100" w:afterAutospacing="1" w:line="240" w:lineRule="auto"/>
        <w:outlineLvl w:val="2"/>
        <w:rPr>
          <w:ins w:id="97" w:author="Unknown"/>
          <w:rFonts w:ascii="Times New Roman" w:eastAsia="Times New Roman" w:hAnsi="Times New Roman" w:cs="Times New Roman"/>
          <w:b/>
          <w:bCs/>
          <w:sz w:val="48"/>
          <w:szCs w:val="48"/>
        </w:rPr>
      </w:pPr>
      <w:ins w:id="98" w:author="Unknown">
        <w:r w:rsidRPr="002E3068">
          <w:rPr>
            <w:rFonts w:ascii="Times New Roman" w:eastAsia="Times New Roman" w:hAnsi="Times New Roman" w:cs="Times New Roman"/>
            <w:b/>
            <w:bCs/>
            <w:sz w:val="48"/>
            <w:szCs w:val="48"/>
          </w:rPr>
          <w:t>Soft real-time systems</w:t>
        </w:r>
      </w:ins>
    </w:p>
    <w:p w:rsidR="002E3068" w:rsidRPr="002E3068" w:rsidRDefault="002E3068" w:rsidP="002E3068">
      <w:pPr>
        <w:spacing w:before="100" w:beforeAutospacing="1" w:after="100" w:afterAutospacing="1" w:line="240" w:lineRule="auto"/>
        <w:rPr>
          <w:ins w:id="99" w:author="Unknown"/>
          <w:rFonts w:ascii="Times New Roman" w:eastAsia="Times New Roman" w:hAnsi="Times New Roman" w:cs="Times New Roman"/>
          <w:sz w:val="48"/>
          <w:szCs w:val="48"/>
        </w:rPr>
      </w:pPr>
      <w:ins w:id="100" w:author="Unknown">
        <w:r w:rsidRPr="002E3068">
          <w:rPr>
            <w:rFonts w:ascii="Times New Roman" w:eastAsia="Times New Roman" w:hAnsi="Times New Roman" w:cs="Times New Roman"/>
            <w:sz w:val="48"/>
            <w:szCs w:val="48"/>
          </w:rPr>
          <w:t xml:space="preserve">Soft real-time systems are less restrictive. A critical real-time task gets priority over other tasks and retains the priority until it completes. Soft real-time systems have limited utility than hard real-time systems. For example, multimedia, virtual </w:t>
        </w:r>
        <w:proofErr w:type="gramStart"/>
        <w:r w:rsidRPr="002E3068">
          <w:rPr>
            <w:rFonts w:ascii="Times New Roman" w:eastAsia="Times New Roman" w:hAnsi="Times New Roman" w:cs="Times New Roman"/>
            <w:sz w:val="48"/>
            <w:szCs w:val="48"/>
          </w:rPr>
          <w:t>reality, Advanced Scientific Projects like</w:t>
        </w:r>
        <w:proofErr w:type="gramEnd"/>
        <w:r w:rsidRPr="002E3068">
          <w:rPr>
            <w:rFonts w:ascii="Times New Roman" w:eastAsia="Times New Roman" w:hAnsi="Times New Roman" w:cs="Times New Roman"/>
            <w:sz w:val="48"/>
            <w:szCs w:val="48"/>
          </w:rPr>
          <w:t xml:space="preserve"> undersea exploration and planetary rovers, etc.</w:t>
        </w:r>
      </w:ins>
    </w:p>
    <w:p w:rsidR="002E3068" w:rsidRPr="002E3068" w:rsidRDefault="005109AC" w:rsidP="002E3068">
      <w:pPr>
        <w:spacing w:after="0" w:line="240" w:lineRule="auto"/>
        <w:rPr>
          <w:ins w:id="101" w:author="Unknown"/>
          <w:rFonts w:ascii="Times New Roman" w:eastAsia="Times New Roman" w:hAnsi="Times New Roman" w:cs="Times New Roman"/>
          <w:color w:val="000000" w:themeColor="text1"/>
          <w:sz w:val="48"/>
          <w:szCs w:val="48"/>
        </w:rPr>
      </w:pPr>
      <w:ins w:id="102" w:author="Unknown">
        <w:r w:rsidRPr="005109AC">
          <w:rPr>
            <w:rFonts w:ascii="Times New Roman" w:eastAsia="Times New Roman" w:hAnsi="Times New Roman" w:cs="Times New Roman"/>
            <w:sz w:val="48"/>
            <w:szCs w:val="48"/>
          </w:rPr>
          <w:pict>
            <v:rect id="_x0000_i1025" style="width:0;height:1.5pt" o:hralign="center" o:hrstd="t" o:hr="t" fillcolor="#a0a0a0" stroked="f"/>
          </w:pict>
        </w:r>
      </w:ins>
    </w:p>
    <w:p w:rsidR="00B5739D" w:rsidRPr="00B5739D" w:rsidRDefault="00B5739D" w:rsidP="00B5739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B5739D" w:rsidRPr="00B5739D" w:rsidRDefault="00B5739D" w:rsidP="00B5739D">
      <w:pPr>
        <w:numPr>
          <w:ilvl w:val="0"/>
          <w:numId w:val="29"/>
        </w:numPr>
        <w:spacing w:before="100" w:beforeAutospacing="1" w:after="100" w:afterAutospacing="1" w:line="240" w:lineRule="auto"/>
        <w:rPr>
          <w:rFonts w:ascii="Times New Roman" w:eastAsia="Times New Roman" w:hAnsi="Times New Roman" w:cs="Times New Roman"/>
          <w:sz w:val="24"/>
          <w:szCs w:val="24"/>
        </w:rPr>
      </w:pPr>
    </w:p>
    <w:p w:rsidR="00B5739D" w:rsidRPr="00B5739D" w:rsidRDefault="00B5739D" w:rsidP="00B5739D">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48"/>
          <w:szCs w:val="48"/>
        </w:rPr>
      </w:pPr>
      <w:r w:rsidRPr="00B5739D">
        <w:rPr>
          <w:rFonts w:ascii="Times New Roman" w:eastAsia="Times New Roman" w:hAnsi="Times New Roman" w:cs="Times New Roman"/>
          <w:b/>
          <w:bCs/>
          <w:color w:val="000000" w:themeColor="text1"/>
          <w:kern w:val="36"/>
          <w:sz w:val="48"/>
          <w:szCs w:val="48"/>
        </w:rPr>
        <w:t>Operating System - Services</w:t>
      </w:r>
    </w:p>
    <w:p w:rsidR="00B5739D" w:rsidRPr="00B5739D" w:rsidRDefault="005109AC" w:rsidP="00B5739D">
      <w:pPr>
        <w:spacing w:after="0" w:line="240" w:lineRule="auto"/>
        <w:rPr>
          <w:rFonts w:ascii="Times New Roman" w:eastAsia="Times New Roman" w:hAnsi="Times New Roman" w:cs="Times New Roman"/>
          <w:color w:val="000000" w:themeColor="text1"/>
          <w:sz w:val="48"/>
          <w:szCs w:val="48"/>
        </w:rPr>
      </w:pPr>
      <w:r w:rsidRPr="005109AC">
        <w:rPr>
          <w:rFonts w:ascii="Times New Roman" w:eastAsia="Times New Roman" w:hAnsi="Times New Roman" w:cs="Times New Roman"/>
          <w:color w:val="000000" w:themeColor="text1"/>
          <w:sz w:val="48"/>
          <w:szCs w:val="48"/>
        </w:rPr>
        <w:pict>
          <v:rect id="_x0000_i1026" style="width:0;height:1.5pt" o:hralign="center" o:hrstd="t" o:hr="t" fillcolor="#a0a0a0" stroked="f"/>
        </w:pict>
      </w:r>
    </w:p>
    <w:p w:rsidR="00B5739D" w:rsidRPr="00B5739D" w:rsidRDefault="00B5739D" w:rsidP="00B5739D">
      <w:pPr>
        <w:spacing w:after="0" w:line="240" w:lineRule="auto"/>
        <w:jc w:val="center"/>
        <w:rPr>
          <w:rFonts w:ascii="Times New Roman" w:eastAsia="Times New Roman" w:hAnsi="Times New Roman" w:cs="Times New Roman"/>
          <w:color w:val="000000" w:themeColor="text1"/>
          <w:sz w:val="48"/>
          <w:szCs w:val="48"/>
        </w:rPr>
      </w:pPr>
      <w:r w:rsidRPr="00B5739D">
        <w:rPr>
          <w:rFonts w:ascii="Times New Roman" w:eastAsia="Times New Roman" w:hAnsi="Times New Roman" w:cs="Times New Roman"/>
          <w:color w:val="000000" w:themeColor="text1"/>
          <w:sz w:val="48"/>
          <w:szCs w:val="48"/>
        </w:rPr>
        <w:t>Advertisements</w:t>
      </w:r>
    </w:p>
    <w:p w:rsidR="00B5739D" w:rsidRPr="00B5739D" w:rsidRDefault="005109AC" w:rsidP="00B5739D">
      <w:pPr>
        <w:spacing w:after="0" w:line="240" w:lineRule="auto"/>
        <w:rPr>
          <w:ins w:id="103" w:author="Unknown"/>
          <w:rFonts w:ascii="Times New Roman" w:eastAsia="Times New Roman" w:hAnsi="Times New Roman" w:cs="Times New Roman"/>
          <w:color w:val="000000" w:themeColor="text1"/>
          <w:sz w:val="48"/>
          <w:szCs w:val="48"/>
        </w:rPr>
      </w:pPr>
      <w:ins w:id="104" w:author="Unknown">
        <w:r w:rsidRPr="005109AC">
          <w:rPr>
            <w:rFonts w:ascii="Times New Roman" w:eastAsia="Times New Roman" w:hAnsi="Times New Roman" w:cs="Times New Roman"/>
            <w:color w:val="000000" w:themeColor="text1"/>
            <w:sz w:val="48"/>
            <w:szCs w:val="48"/>
          </w:rPr>
          <w:pict>
            <v:rect id="_x0000_i1027" style="width:0;height:1.5pt" o:hralign="center" o:hrstd="t" o:hr="t" fillcolor="#a0a0a0" stroked="f"/>
          </w:pict>
        </w:r>
      </w:ins>
    </w:p>
    <w:p w:rsidR="00B5739D" w:rsidRPr="00B5739D" w:rsidRDefault="005109AC" w:rsidP="00B5739D">
      <w:pPr>
        <w:spacing w:after="0" w:line="240" w:lineRule="auto"/>
        <w:rPr>
          <w:ins w:id="105" w:author="Unknown"/>
          <w:rFonts w:ascii="Times New Roman" w:eastAsia="Times New Roman" w:hAnsi="Times New Roman" w:cs="Times New Roman"/>
          <w:color w:val="000000" w:themeColor="text1"/>
          <w:sz w:val="48"/>
          <w:szCs w:val="48"/>
        </w:rPr>
      </w:pPr>
      <w:ins w:id="106" w:author="Unknown">
        <w:r w:rsidRPr="00B5739D">
          <w:rPr>
            <w:rFonts w:ascii="Times New Roman" w:eastAsia="Times New Roman" w:hAnsi="Times New Roman" w:cs="Times New Roman"/>
            <w:color w:val="000000" w:themeColor="text1"/>
            <w:sz w:val="48"/>
            <w:szCs w:val="48"/>
          </w:rPr>
          <w:fldChar w:fldCharType="begin"/>
        </w:r>
        <w:r w:rsidR="00B5739D" w:rsidRPr="00B5739D">
          <w:rPr>
            <w:rFonts w:ascii="Times New Roman" w:eastAsia="Times New Roman" w:hAnsi="Times New Roman" w:cs="Times New Roman"/>
            <w:color w:val="000000" w:themeColor="text1"/>
            <w:sz w:val="48"/>
            <w:szCs w:val="48"/>
          </w:rPr>
          <w:instrText xml:space="preserve"> HYPERLINK "https://www.tutorialspoint.com/operating_system/os_types.htm" </w:instrText>
        </w:r>
        <w:r w:rsidRPr="00B5739D">
          <w:rPr>
            <w:rFonts w:ascii="Times New Roman" w:eastAsia="Times New Roman" w:hAnsi="Times New Roman" w:cs="Times New Roman"/>
            <w:color w:val="000000" w:themeColor="text1"/>
            <w:sz w:val="48"/>
            <w:szCs w:val="48"/>
          </w:rPr>
          <w:fldChar w:fldCharType="separate"/>
        </w:r>
        <w:r w:rsidR="00B5739D" w:rsidRPr="00B5739D">
          <w:rPr>
            <w:rFonts w:ascii="Times New Roman" w:eastAsia="Times New Roman" w:hAnsi="Times New Roman" w:cs="Times New Roman"/>
            <w:color w:val="000000" w:themeColor="text1"/>
            <w:sz w:val="48"/>
            <w:szCs w:val="48"/>
            <w:u w:val="single"/>
          </w:rPr>
          <w:t>Previous Page</w:t>
        </w:r>
        <w:r w:rsidRPr="00B5739D">
          <w:rPr>
            <w:rFonts w:ascii="Times New Roman" w:eastAsia="Times New Roman" w:hAnsi="Times New Roman" w:cs="Times New Roman"/>
            <w:color w:val="000000" w:themeColor="text1"/>
            <w:sz w:val="48"/>
            <w:szCs w:val="48"/>
          </w:rPr>
          <w:fldChar w:fldCharType="end"/>
        </w:r>
      </w:ins>
    </w:p>
    <w:p w:rsidR="00B5739D" w:rsidRPr="00B5739D" w:rsidRDefault="005109AC" w:rsidP="00B5739D">
      <w:pPr>
        <w:spacing w:after="0" w:line="240" w:lineRule="auto"/>
        <w:rPr>
          <w:ins w:id="107" w:author="Unknown"/>
          <w:rFonts w:ascii="Times New Roman" w:eastAsia="Times New Roman" w:hAnsi="Times New Roman" w:cs="Times New Roman"/>
          <w:color w:val="000000" w:themeColor="text1"/>
          <w:sz w:val="48"/>
          <w:szCs w:val="48"/>
        </w:rPr>
      </w:pPr>
      <w:ins w:id="108" w:author="Unknown">
        <w:r w:rsidRPr="00B5739D">
          <w:rPr>
            <w:rFonts w:ascii="Times New Roman" w:eastAsia="Times New Roman" w:hAnsi="Times New Roman" w:cs="Times New Roman"/>
            <w:color w:val="000000" w:themeColor="text1"/>
            <w:sz w:val="48"/>
            <w:szCs w:val="48"/>
          </w:rPr>
          <w:lastRenderedPageBreak/>
          <w:fldChar w:fldCharType="begin"/>
        </w:r>
        <w:r w:rsidR="00B5739D" w:rsidRPr="00B5739D">
          <w:rPr>
            <w:rFonts w:ascii="Times New Roman" w:eastAsia="Times New Roman" w:hAnsi="Times New Roman" w:cs="Times New Roman"/>
            <w:color w:val="000000" w:themeColor="text1"/>
            <w:sz w:val="48"/>
            <w:szCs w:val="48"/>
          </w:rPr>
          <w:instrText xml:space="preserve"> HYPERLINK "https://www.tutorialspoint.com/operating_system/os_properties.htm" </w:instrText>
        </w:r>
        <w:r w:rsidRPr="00B5739D">
          <w:rPr>
            <w:rFonts w:ascii="Times New Roman" w:eastAsia="Times New Roman" w:hAnsi="Times New Roman" w:cs="Times New Roman"/>
            <w:color w:val="000000" w:themeColor="text1"/>
            <w:sz w:val="48"/>
            <w:szCs w:val="48"/>
          </w:rPr>
          <w:fldChar w:fldCharType="separate"/>
        </w:r>
        <w:r w:rsidR="00B5739D" w:rsidRPr="00B5739D">
          <w:rPr>
            <w:rFonts w:ascii="Times New Roman" w:eastAsia="Times New Roman" w:hAnsi="Times New Roman" w:cs="Times New Roman"/>
            <w:color w:val="000000" w:themeColor="text1"/>
            <w:sz w:val="48"/>
            <w:szCs w:val="48"/>
            <w:u w:val="single"/>
          </w:rPr>
          <w:t>Next Page  </w:t>
        </w:r>
        <w:r w:rsidRPr="00B5739D">
          <w:rPr>
            <w:rFonts w:ascii="Times New Roman" w:eastAsia="Times New Roman" w:hAnsi="Times New Roman" w:cs="Times New Roman"/>
            <w:color w:val="000000" w:themeColor="text1"/>
            <w:sz w:val="48"/>
            <w:szCs w:val="48"/>
          </w:rPr>
          <w:fldChar w:fldCharType="end"/>
        </w:r>
      </w:ins>
    </w:p>
    <w:p w:rsidR="00B5739D" w:rsidRPr="00B5739D" w:rsidRDefault="005109AC" w:rsidP="00B5739D">
      <w:pPr>
        <w:spacing w:after="0" w:line="240" w:lineRule="auto"/>
        <w:rPr>
          <w:ins w:id="109" w:author="Unknown"/>
          <w:rFonts w:ascii="Times New Roman" w:eastAsia="Times New Roman" w:hAnsi="Times New Roman" w:cs="Times New Roman"/>
          <w:color w:val="000000" w:themeColor="text1"/>
          <w:sz w:val="48"/>
          <w:szCs w:val="48"/>
        </w:rPr>
      </w:pPr>
      <w:ins w:id="110" w:author="Unknown">
        <w:r w:rsidRPr="005109AC">
          <w:rPr>
            <w:rFonts w:ascii="Times New Roman" w:eastAsia="Times New Roman" w:hAnsi="Times New Roman" w:cs="Times New Roman"/>
            <w:color w:val="000000" w:themeColor="text1"/>
            <w:sz w:val="48"/>
            <w:szCs w:val="48"/>
          </w:rPr>
          <w:pict>
            <v:rect id="_x0000_i1028" style="width:0;height:1.5pt" o:hralign="center" o:hrstd="t" o:hr="t" fillcolor="#a0a0a0" stroked="f"/>
          </w:pict>
        </w:r>
      </w:ins>
    </w:p>
    <w:p w:rsidR="00B5739D" w:rsidRPr="00B5739D" w:rsidRDefault="00B5739D" w:rsidP="00B5739D">
      <w:pPr>
        <w:spacing w:before="100" w:beforeAutospacing="1" w:after="100" w:afterAutospacing="1" w:line="240" w:lineRule="auto"/>
        <w:rPr>
          <w:ins w:id="111" w:author="Unknown"/>
          <w:rFonts w:ascii="Times New Roman" w:eastAsia="Times New Roman" w:hAnsi="Times New Roman" w:cs="Times New Roman"/>
          <w:color w:val="000000" w:themeColor="text1"/>
          <w:sz w:val="48"/>
          <w:szCs w:val="48"/>
        </w:rPr>
      </w:pPr>
      <w:ins w:id="112" w:author="Unknown">
        <w:r w:rsidRPr="00B5739D">
          <w:rPr>
            <w:rFonts w:ascii="Times New Roman" w:eastAsia="Times New Roman" w:hAnsi="Times New Roman" w:cs="Times New Roman"/>
            <w:color w:val="000000" w:themeColor="text1"/>
            <w:sz w:val="48"/>
            <w:szCs w:val="48"/>
          </w:rPr>
          <w:t>An Operating System provides services to both the users and to the programs.</w:t>
        </w:r>
      </w:ins>
    </w:p>
    <w:p w:rsidR="00B5739D" w:rsidRPr="00B5739D" w:rsidRDefault="00B5739D" w:rsidP="00B5739D">
      <w:pPr>
        <w:numPr>
          <w:ilvl w:val="0"/>
          <w:numId w:val="30"/>
        </w:numPr>
        <w:spacing w:before="100" w:beforeAutospacing="1" w:after="100" w:afterAutospacing="1" w:line="240" w:lineRule="auto"/>
        <w:rPr>
          <w:ins w:id="113" w:author="Unknown"/>
          <w:rFonts w:ascii="Times New Roman" w:eastAsia="Times New Roman" w:hAnsi="Times New Roman" w:cs="Times New Roman"/>
          <w:color w:val="000000" w:themeColor="text1"/>
          <w:sz w:val="48"/>
          <w:szCs w:val="48"/>
        </w:rPr>
      </w:pPr>
      <w:ins w:id="114" w:author="Unknown">
        <w:r w:rsidRPr="00B5739D">
          <w:rPr>
            <w:rFonts w:ascii="Times New Roman" w:eastAsia="Times New Roman" w:hAnsi="Times New Roman" w:cs="Times New Roman"/>
            <w:color w:val="000000" w:themeColor="text1"/>
            <w:sz w:val="48"/>
            <w:szCs w:val="48"/>
          </w:rPr>
          <w:t>It provides programs an environment to execute.</w:t>
        </w:r>
      </w:ins>
    </w:p>
    <w:p w:rsidR="00B5739D" w:rsidRPr="00B5739D" w:rsidRDefault="00B5739D" w:rsidP="00B5739D">
      <w:pPr>
        <w:numPr>
          <w:ilvl w:val="0"/>
          <w:numId w:val="30"/>
        </w:numPr>
        <w:spacing w:before="100" w:beforeAutospacing="1" w:after="100" w:afterAutospacing="1" w:line="240" w:lineRule="auto"/>
        <w:rPr>
          <w:ins w:id="115" w:author="Unknown"/>
          <w:rFonts w:ascii="Times New Roman" w:eastAsia="Times New Roman" w:hAnsi="Times New Roman" w:cs="Times New Roman"/>
          <w:color w:val="000000" w:themeColor="text1"/>
          <w:sz w:val="48"/>
          <w:szCs w:val="48"/>
        </w:rPr>
      </w:pPr>
      <w:ins w:id="116" w:author="Unknown">
        <w:r w:rsidRPr="00B5739D">
          <w:rPr>
            <w:rFonts w:ascii="Times New Roman" w:eastAsia="Times New Roman" w:hAnsi="Times New Roman" w:cs="Times New Roman"/>
            <w:color w:val="000000" w:themeColor="text1"/>
            <w:sz w:val="48"/>
            <w:szCs w:val="48"/>
          </w:rPr>
          <w:t>It provides users the services to execute the programs in a convenient manner.</w:t>
        </w:r>
      </w:ins>
    </w:p>
    <w:p w:rsidR="00B5739D" w:rsidRPr="00B5739D" w:rsidRDefault="00B5739D" w:rsidP="00B5739D">
      <w:pPr>
        <w:spacing w:before="100" w:beforeAutospacing="1" w:after="100" w:afterAutospacing="1" w:line="240" w:lineRule="auto"/>
        <w:rPr>
          <w:ins w:id="117" w:author="Unknown"/>
          <w:rFonts w:ascii="Times New Roman" w:eastAsia="Times New Roman" w:hAnsi="Times New Roman" w:cs="Times New Roman"/>
          <w:color w:val="000000" w:themeColor="text1"/>
          <w:sz w:val="48"/>
          <w:szCs w:val="48"/>
        </w:rPr>
      </w:pPr>
      <w:ins w:id="118" w:author="Unknown">
        <w:r w:rsidRPr="00B5739D">
          <w:rPr>
            <w:rFonts w:ascii="Times New Roman" w:eastAsia="Times New Roman" w:hAnsi="Times New Roman" w:cs="Times New Roman"/>
            <w:color w:val="000000" w:themeColor="text1"/>
            <w:sz w:val="48"/>
            <w:szCs w:val="48"/>
          </w:rPr>
          <w:t>Following are a few common services provided by an operating system −</w:t>
        </w:r>
      </w:ins>
    </w:p>
    <w:p w:rsidR="00B5739D" w:rsidRPr="00B5739D" w:rsidRDefault="00B5739D" w:rsidP="00B5739D">
      <w:pPr>
        <w:numPr>
          <w:ilvl w:val="0"/>
          <w:numId w:val="31"/>
        </w:numPr>
        <w:spacing w:before="100" w:beforeAutospacing="1" w:after="100" w:afterAutospacing="1" w:line="240" w:lineRule="auto"/>
        <w:rPr>
          <w:ins w:id="119" w:author="Unknown"/>
          <w:rFonts w:ascii="Times New Roman" w:eastAsia="Times New Roman" w:hAnsi="Times New Roman" w:cs="Times New Roman"/>
          <w:color w:val="000000" w:themeColor="text1"/>
          <w:sz w:val="48"/>
          <w:szCs w:val="48"/>
        </w:rPr>
      </w:pPr>
      <w:ins w:id="120" w:author="Unknown">
        <w:r w:rsidRPr="00B5739D">
          <w:rPr>
            <w:rFonts w:ascii="Times New Roman" w:eastAsia="Times New Roman" w:hAnsi="Times New Roman" w:cs="Times New Roman"/>
            <w:color w:val="000000" w:themeColor="text1"/>
            <w:sz w:val="48"/>
            <w:szCs w:val="48"/>
          </w:rPr>
          <w:t>Program execution</w:t>
        </w:r>
      </w:ins>
    </w:p>
    <w:p w:rsidR="00B5739D" w:rsidRPr="00B5739D" w:rsidRDefault="00B5739D" w:rsidP="00B5739D">
      <w:pPr>
        <w:numPr>
          <w:ilvl w:val="0"/>
          <w:numId w:val="31"/>
        </w:numPr>
        <w:spacing w:before="100" w:beforeAutospacing="1" w:after="100" w:afterAutospacing="1" w:line="240" w:lineRule="auto"/>
        <w:rPr>
          <w:ins w:id="121" w:author="Unknown"/>
          <w:rFonts w:ascii="Times New Roman" w:eastAsia="Times New Roman" w:hAnsi="Times New Roman" w:cs="Times New Roman"/>
          <w:color w:val="000000" w:themeColor="text1"/>
          <w:sz w:val="48"/>
          <w:szCs w:val="48"/>
        </w:rPr>
      </w:pPr>
      <w:ins w:id="122" w:author="Unknown">
        <w:r w:rsidRPr="00B5739D">
          <w:rPr>
            <w:rFonts w:ascii="Times New Roman" w:eastAsia="Times New Roman" w:hAnsi="Times New Roman" w:cs="Times New Roman"/>
            <w:color w:val="000000" w:themeColor="text1"/>
            <w:sz w:val="48"/>
            <w:szCs w:val="48"/>
          </w:rPr>
          <w:t>I/O operations</w:t>
        </w:r>
      </w:ins>
    </w:p>
    <w:p w:rsidR="00B5739D" w:rsidRPr="00B5739D" w:rsidRDefault="00B5739D" w:rsidP="00B5739D">
      <w:pPr>
        <w:numPr>
          <w:ilvl w:val="0"/>
          <w:numId w:val="31"/>
        </w:numPr>
        <w:spacing w:before="100" w:beforeAutospacing="1" w:after="100" w:afterAutospacing="1" w:line="240" w:lineRule="auto"/>
        <w:rPr>
          <w:ins w:id="123" w:author="Unknown"/>
          <w:rFonts w:ascii="Times New Roman" w:eastAsia="Times New Roman" w:hAnsi="Times New Roman" w:cs="Times New Roman"/>
          <w:color w:val="000000" w:themeColor="text1"/>
          <w:sz w:val="48"/>
          <w:szCs w:val="48"/>
        </w:rPr>
      </w:pPr>
      <w:ins w:id="124" w:author="Unknown">
        <w:r w:rsidRPr="00B5739D">
          <w:rPr>
            <w:rFonts w:ascii="Times New Roman" w:eastAsia="Times New Roman" w:hAnsi="Times New Roman" w:cs="Times New Roman"/>
            <w:color w:val="000000" w:themeColor="text1"/>
            <w:sz w:val="48"/>
            <w:szCs w:val="48"/>
          </w:rPr>
          <w:t>File System manipulation</w:t>
        </w:r>
      </w:ins>
    </w:p>
    <w:p w:rsidR="00B5739D" w:rsidRPr="00B5739D" w:rsidRDefault="00B5739D" w:rsidP="00B5739D">
      <w:pPr>
        <w:numPr>
          <w:ilvl w:val="0"/>
          <w:numId w:val="31"/>
        </w:numPr>
        <w:spacing w:before="100" w:beforeAutospacing="1" w:after="100" w:afterAutospacing="1" w:line="240" w:lineRule="auto"/>
        <w:rPr>
          <w:ins w:id="125" w:author="Unknown"/>
          <w:rFonts w:ascii="Times New Roman" w:eastAsia="Times New Roman" w:hAnsi="Times New Roman" w:cs="Times New Roman"/>
          <w:color w:val="000000" w:themeColor="text1"/>
          <w:sz w:val="48"/>
          <w:szCs w:val="48"/>
        </w:rPr>
      </w:pPr>
      <w:ins w:id="126" w:author="Unknown">
        <w:r w:rsidRPr="00B5739D">
          <w:rPr>
            <w:rFonts w:ascii="Times New Roman" w:eastAsia="Times New Roman" w:hAnsi="Times New Roman" w:cs="Times New Roman"/>
            <w:color w:val="000000" w:themeColor="text1"/>
            <w:sz w:val="48"/>
            <w:szCs w:val="48"/>
          </w:rPr>
          <w:t>Communication</w:t>
        </w:r>
      </w:ins>
    </w:p>
    <w:p w:rsidR="00B5739D" w:rsidRPr="00B5739D" w:rsidRDefault="00B5739D" w:rsidP="00B5739D">
      <w:pPr>
        <w:numPr>
          <w:ilvl w:val="0"/>
          <w:numId w:val="31"/>
        </w:numPr>
        <w:spacing w:before="100" w:beforeAutospacing="1" w:after="100" w:afterAutospacing="1" w:line="240" w:lineRule="auto"/>
        <w:rPr>
          <w:ins w:id="127" w:author="Unknown"/>
          <w:rFonts w:ascii="Times New Roman" w:eastAsia="Times New Roman" w:hAnsi="Times New Roman" w:cs="Times New Roman"/>
          <w:color w:val="000000" w:themeColor="text1"/>
          <w:sz w:val="48"/>
          <w:szCs w:val="48"/>
        </w:rPr>
      </w:pPr>
      <w:ins w:id="128" w:author="Unknown">
        <w:r w:rsidRPr="00B5739D">
          <w:rPr>
            <w:rFonts w:ascii="Times New Roman" w:eastAsia="Times New Roman" w:hAnsi="Times New Roman" w:cs="Times New Roman"/>
            <w:color w:val="000000" w:themeColor="text1"/>
            <w:sz w:val="48"/>
            <w:szCs w:val="48"/>
          </w:rPr>
          <w:t>Error Detection</w:t>
        </w:r>
      </w:ins>
    </w:p>
    <w:p w:rsidR="00B5739D" w:rsidRPr="00B5739D" w:rsidRDefault="00B5739D" w:rsidP="00B5739D">
      <w:pPr>
        <w:numPr>
          <w:ilvl w:val="0"/>
          <w:numId w:val="31"/>
        </w:numPr>
        <w:spacing w:before="100" w:beforeAutospacing="1" w:after="100" w:afterAutospacing="1" w:line="240" w:lineRule="auto"/>
        <w:rPr>
          <w:ins w:id="129" w:author="Unknown"/>
          <w:rFonts w:ascii="Times New Roman" w:eastAsia="Times New Roman" w:hAnsi="Times New Roman" w:cs="Times New Roman"/>
          <w:color w:val="000000" w:themeColor="text1"/>
          <w:sz w:val="48"/>
          <w:szCs w:val="48"/>
        </w:rPr>
      </w:pPr>
      <w:ins w:id="130" w:author="Unknown">
        <w:r w:rsidRPr="00B5739D">
          <w:rPr>
            <w:rFonts w:ascii="Times New Roman" w:eastAsia="Times New Roman" w:hAnsi="Times New Roman" w:cs="Times New Roman"/>
            <w:color w:val="000000" w:themeColor="text1"/>
            <w:sz w:val="48"/>
            <w:szCs w:val="48"/>
          </w:rPr>
          <w:t>Resource Allocation</w:t>
        </w:r>
      </w:ins>
    </w:p>
    <w:p w:rsidR="00B5739D" w:rsidRPr="00B5739D" w:rsidRDefault="00B5739D" w:rsidP="00B5739D">
      <w:pPr>
        <w:numPr>
          <w:ilvl w:val="0"/>
          <w:numId w:val="31"/>
        </w:numPr>
        <w:spacing w:before="100" w:beforeAutospacing="1" w:after="100" w:afterAutospacing="1" w:line="240" w:lineRule="auto"/>
        <w:rPr>
          <w:ins w:id="131" w:author="Unknown"/>
          <w:rFonts w:ascii="Times New Roman" w:eastAsia="Times New Roman" w:hAnsi="Times New Roman" w:cs="Times New Roman"/>
          <w:color w:val="000000" w:themeColor="text1"/>
          <w:sz w:val="48"/>
          <w:szCs w:val="48"/>
        </w:rPr>
      </w:pPr>
      <w:ins w:id="132" w:author="Unknown">
        <w:r w:rsidRPr="00B5739D">
          <w:rPr>
            <w:rFonts w:ascii="Times New Roman" w:eastAsia="Times New Roman" w:hAnsi="Times New Roman" w:cs="Times New Roman"/>
            <w:color w:val="000000" w:themeColor="text1"/>
            <w:sz w:val="48"/>
            <w:szCs w:val="48"/>
          </w:rPr>
          <w:t>Protection</w:t>
        </w:r>
      </w:ins>
    </w:p>
    <w:p w:rsidR="00B5739D" w:rsidRPr="00B5739D" w:rsidRDefault="00B5739D" w:rsidP="00B5739D">
      <w:pPr>
        <w:spacing w:before="100" w:beforeAutospacing="1" w:after="100" w:afterAutospacing="1" w:line="240" w:lineRule="auto"/>
        <w:outlineLvl w:val="1"/>
        <w:rPr>
          <w:ins w:id="133" w:author="Unknown"/>
          <w:rFonts w:ascii="Times New Roman" w:eastAsia="Times New Roman" w:hAnsi="Times New Roman" w:cs="Times New Roman"/>
          <w:b/>
          <w:bCs/>
          <w:color w:val="000000" w:themeColor="text1"/>
          <w:sz w:val="48"/>
          <w:szCs w:val="48"/>
        </w:rPr>
      </w:pPr>
      <w:ins w:id="134" w:author="Unknown">
        <w:r w:rsidRPr="00B5739D">
          <w:rPr>
            <w:rFonts w:ascii="Times New Roman" w:eastAsia="Times New Roman" w:hAnsi="Times New Roman" w:cs="Times New Roman"/>
            <w:b/>
            <w:bCs/>
            <w:color w:val="000000" w:themeColor="text1"/>
            <w:sz w:val="48"/>
            <w:szCs w:val="48"/>
          </w:rPr>
          <w:t>Program execution</w:t>
        </w:r>
      </w:ins>
    </w:p>
    <w:p w:rsidR="00B5739D" w:rsidRPr="00B5739D" w:rsidRDefault="00B5739D" w:rsidP="00B5739D">
      <w:pPr>
        <w:spacing w:before="100" w:beforeAutospacing="1" w:after="100" w:afterAutospacing="1" w:line="240" w:lineRule="auto"/>
        <w:rPr>
          <w:ins w:id="135" w:author="Unknown"/>
          <w:rFonts w:ascii="Times New Roman" w:eastAsia="Times New Roman" w:hAnsi="Times New Roman" w:cs="Times New Roman"/>
          <w:color w:val="000000" w:themeColor="text1"/>
          <w:sz w:val="48"/>
          <w:szCs w:val="48"/>
        </w:rPr>
      </w:pPr>
      <w:ins w:id="136" w:author="Unknown">
        <w:r w:rsidRPr="00B5739D">
          <w:rPr>
            <w:rFonts w:ascii="Times New Roman" w:eastAsia="Times New Roman" w:hAnsi="Times New Roman" w:cs="Times New Roman"/>
            <w:color w:val="000000" w:themeColor="text1"/>
            <w:sz w:val="48"/>
            <w:szCs w:val="48"/>
          </w:rPr>
          <w:t xml:space="preserve">Operating systems handle many kinds of activities from user programs to system </w:t>
        </w:r>
        <w:r w:rsidRPr="00B5739D">
          <w:rPr>
            <w:rFonts w:ascii="Times New Roman" w:eastAsia="Times New Roman" w:hAnsi="Times New Roman" w:cs="Times New Roman"/>
            <w:color w:val="000000" w:themeColor="text1"/>
            <w:sz w:val="48"/>
            <w:szCs w:val="48"/>
          </w:rPr>
          <w:lastRenderedPageBreak/>
          <w:t>programs like printer spooler, name servers, file server, etc. Each of these activities is encapsulated as a process.</w:t>
        </w:r>
      </w:ins>
    </w:p>
    <w:p w:rsidR="00B5739D" w:rsidRPr="00B5739D" w:rsidRDefault="00B5739D" w:rsidP="00B5739D">
      <w:pPr>
        <w:spacing w:before="100" w:beforeAutospacing="1" w:after="100" w:afterAutospacing="1" w:line="240" w:lineRule="auto"/>
        <w:rPr>
          <w:ins w:id="137" w:author="Unknown"/>
          <w:rFonts w:ascii="Times New Roman" w:eastAsia="Times New Roman" w:hAnsi="Times New Roman" w:cs="Times New Roman"/>
          <w:color w:val="000000" w:themeColor="text1"/>
          <w:sz w:val="48"/>
          <w:szCs w:val="48"/>
        </w:rPr>
      </w:pPr>
      <w:ins w:id="138" w:author="Unknown">
        <w:r w:rsidRPr="00B5739D">
          <w:rPr>
            <w:rFonts w:ascii="Times New Roman" w:eastAsia="Times New Roman" w:hAnsi="Times New Roman" w:cs="Times New Roman"/>
            <w:color w:val="000000" w:themeColor="text1"/>
            <w:sz w:val="48"/>
            <w:szCs w:val="48"/>
          </w:rPr>
          <w:t>A process includes the complete execution context (code to execute, data to manipulate, registers, OS resources in use). Following are the major activities of an operating system with respect to program management −</w:t>
        </w:r>
      </w:ins>
    </w:p>
    <w:p w:rsidR="00B5739D" w:rsidRPr="00B5739D" w:rsidRDefault="00B5739D" w:rsidP="00B5739D">
      <w:pPr>
        <w:numPr>
          <w:ilvl w:val="0"/>
          <w:numId w:val="32"/>
        </w:numPr>
        <w:spacing w:before="100" w:beforeAutospacing="1" w:after="100" w:afterAutospacing="1" w:line="240" w:lineRule="auto"/>
        <w:rPr>
          <w:ins w:id="139" w:author="Unknown"/>
          <w:rFonts w:ascii="Times New Roman" w:eastAsia="Times New Roman" w:hAnsi="Times New Roman" w:cs="Times New Roman"/>
          <w:color w:val="000000" w:themeColor="text1"/>
          <w:sz w:val="48"/>
          <w:szCs w:val="48"/>
        </w:rPr>
      </w:pPr>
      <w:ins w:id="140" w:author="Unknown">
        <w:r w:rsidRPr="00B5739D">
          <w:rPr>
            <w:rFonts w:ascii="Times New Roman" w:eastAsia="Times New Roman" w:hAnsi="Times New Roman" w:cs="Times New Roman"/>
            <w:color w:val="000000" w:themeColor="text1"/>
            <w:sz w:val="48"/>
            <w:szCs w:val="48"/>
          </w:rPr>
          <w:t>Loads a program into memory.</w:t>
        </w:r>
      </w:ins>
    </w:p>
    <w:p w:rsidR="00B5739D" w:rsidRPr="00B5739D" w:rsidRDefault="00B5739D" w:rsidP="00B5739D">
      <w:pPr>
        <w:numPr>
          <w:ilvl w:val="0"/>
          <w:numId w:val="32"/>
        </w:numPr>
        <w:spacing w:before="100" w:beforeAutospacing="1" w:after="100" w:afterAutospacing="1" w:line="240" w:lineRule="auto"/>
        <w:rPr>
          <w:ins w:id="141" w:author="Unknown"/>
          <w:rFonts w:ascii="Times New Roman" w:eastAsia="Times New Roman" w:hAnsi="Times New Roman" w:cs="Times New Roman"/>
          <w:color w:val="000000" w:themeColor="text1"/>
          <w:sz w:val="48"/>
          <w:szCs w:val="48"/>
        </w:rPr>
      </w:pPr>
      <w:ins w:id="142" w:author="Unknown">
        <w:r w:rsidRPr="00B5739D">
          <w:rPr>
            <w:rFonts w:ascii="Times New Roman" w:eastAsia="Times New Roman" w:hAnsi="Times New Roman" w:cs="Times New Roman"/>
            <w:color w:val="000000" w:themeColor="text1"/>
            <w:sz w:val="48"/>
            <w:szCs w:val="48"/>
          </w:rPr>
          <w:t>Executes the program.</w:t>
        </w:r>
      </w:ins>
    </w:p>
    <w:p w:rsidR="00B5739D" w:rsidRPr="00B5739D" w:rsidRDefault="00B5739D" w:rsidP="00B5739D">
      <w:pPr>
        <w:numPr>
          <w:ilvl w:val="0"/>
          <w:numId w:val="32"/>
        </w:numPr>
        <w:spacing w:before="100" w:beforeAutospacing="1" w:after="100" w:afterAutospacing="1" w:line="240" w:lineRule="auto"/>
        <w:rPr>
          <w:ins w:id="143" w:author="Unknown"/>
          <w:rFonts w:ascii="Times New Roman" w:eastAsia="Times New Roman" w:hAnsi="Times New Roman" w:cs="Times New Roman"/>
          <w:color w:val="000000" w:themeColor="text1"/>
          <w:sz w:val="48"/>
          <w:szCs w:val="48"/>
        </w:rPr>
      </w:pPr>
      <w:ins w:id="144" w:author="Unknown">
        <w:r w:rsidRPr="00B5739D">
          <w:rPr>
            <w:rFonts w:ascii="Times New Roman" w:eastAsia="Times New Roman" w:hAnsi="Times New Roman" w:cs="Times New Roman"/>
            <w:color w:val="000000" w:themeColor="text1"/>
            <w:sz w:val="48"/>
            <w:szCs w:val="48"/>
          </w:rPr>
          <w:t>Handles program's execution.</w:t>
        </w:r>
      </w:ins>
    </w:p>
    <w:p w:rsidR="00B5739D" w:rsidRPr="00B5739D" w:rsidRDefault="00B5739D" w:rsidP="00B5739D">
      <w:pPr>
        <w:numPr>
          <w:ilvl w:val="0"/>
          <w:numId w:val="32"/>
        </w:numPr>
        <w:spacing w:before="100" w:beforeAutospacing="1" w:after="100" w:afterAutospacing="1" w:line="240" w:lineRule="auto"/>
        <w:rPr>
          <w:ins w:id="145" w:author="Unknown"/>
          <w:rFonts w:ascii="Times New Roman" w:eastAsia="Times New Roman" w:hAnsi="Times New Roman" w:cs="Times New Roman"/>
          <w:color w:val="000000" w:themeColor="text1"/>
          <w:sz w:val="48"/>
          <w:szCs w:val="48"/>
        </w:rPr>
      </w:pPr>
      <w:ins w:id="146" w:author="Unknown">
        <w:r w:rsidRPr="00B5739D">
          <w:rPr>
            <w:rFonts w:ascii="Times New Roman" w:eastAsia="Times New Roman" w:hAnsi="Times New Roman" w:cs="Times New Roman"/>
            <w:color w:val="000000" w:themeColor="text1"/>
            <w:sz w:val="48"/>
            <w:szCs w:val="48"/>
          </w:rPr>
          <w:t>Provides a mechanism for process synchronization.</w:t>
        </w:r>
      </w:ins>
    </w:p>
    <w:p w:rsidR="00B5739D" w:rsidRPr="00B5739D" w:rsidRDefault="00B5739D" w:rsidP="00B5739D">
      <w:pPr>
        <w:numPr>
          <w:ilvl w:val="0"/>
          <w:numId w:val="32"/>
        </w:numPr>
        <w:spacing w:before="100" w:beforeAutospacing="1" w:after="100" w:afterAutospacing="1" w:line="240" w:lineRule="auto"/>
        <w:rPr>
          <w:ins w:id="147" w:author="Unknown"/>
          <w:rFonts w:ascii="Times New Roman" w:eastAsia="Times New Roman" w:hAnsi="Times New Roman" w:cs="Times New Roman"/>
          <w:color w:val="000000" w:themeColor="text1"/>
          <w:sz w:val="48"/>
          <w:szCs w:val="48"/>
        </w:rPr>
      </w:pPr>
      <w:ins w:id="148" w:author="Unknown">
        <w:r w:rsidRPr="00B5739D">
          <w:rPr>
            <w:rFonts w:ascii="Times New Roman" w:eastAsia="Times New Roman" w:hAnsi="Times New Roman" w:cs="Times New Roman"/>
            <w:color w:val="000000" w:themeColor="text1"/>
            <w:sz w:val="48"/>
            <w:szCs w:val="48"/>
          </w:rPr>
          <w:t>Provides a mechanism for process communication.</w:t>
        </w:r>
      </w:ins>
    </w:p>
    <w:p w:rsidR="00B5739D" w:rsidRPr="00B5739D" w:rsidRDefault="00B5739D" w:rsidP="00B5739D">
      <w:pPr>
        <w:numPr>
          <w:ilvl w:val="0"/>
          <w:numId w:val="32"/>
        </w:numPr>
        <w:spacing w:before="100" w:beforeAutospacing="1" w:after="100" w:afterAutospacing="1" w:line="240" w:lineRule="auto"/>
        <w:rPr>
          <w:ins w:id="149" w:author="Unknown"/>
          <w:rFonts w:ascii="Times New Roman" w:eastAsia="Times New Roman" w:hAnsi="Times New Roman" w:cs="Times New Roman"/>
          <w:color w:val="000000" w:themeColor="text1"/>
          <w:sz w:val="48"/>
          <w:szCs w:val="48"/>
        </w:rPr>
      </w:pPr>
      <w:ins w:id="150" w:author="Unknown">
        <w:r w:rsidRPr="00B5739D">
          <w:rPr>
            <w:rFonts w:ascii="Times New Roman" w:eastAsia="Times New Roman" w:hAnsi="Times New Roman" w:cs="Times New Roman"/>
            <w:color w:val="000000" w:themeColor="text1"/>
            <w:sz w:val="48"/>
            <w:szCs w:val="48"/>
          </w:rPr>
          <w:t>Provides a mechanism for deadlock handling.</w:t>
        </w:r>
      </w:ins>
    </w:p>
    <w:p w:rsidR="00B5739D" w:rsidRPr="00B5739D" w:rsidRDefault="00B5739D" w:rsidP="00B5739D">
      <w:pPr>
        <w:spacing w:before="100" w:beforeAutospacing="1" w:after="100" w:afterAutospacing="1" w:line="240" w:lineRule="auto"/>
        <w:outlineLvl w:val="1"/>
        <w:rPr>
          <w:ins w:id="151" w:author="Unknown"/>
          <w:rFonts w:ascii="Times New Roman" w:eastAsia="Times New Roman" w:hAnsi="Times New Roman" w:cs="Times New Roman"/>
          <w:b/>
          <w:bCs/>
          <w:color w:val="000000" w:themeColor="text1"/>
          <w:sz w:val="48"/>
          <w:szCs w:val="48"/>
        </w:rPr>
      </w:pPr>
      <w:ins w:id="152" w:author="Unknown">
        <w:r w:rsidRPr="00B5739D">
          <w:rPr>
            <w:rFonts w:ascii="Times New Roman" w:eastAsia="Times New Roman" w:hAnsi="Times New Roman" w:cs="Times New Roman"/>
            <w:b/>
            <w:bCs/>
            <w:color w:val="000000" w:themeColor="text1"/>
            <w:sz w:val="48"/>
            <w:szCs w:val="48"/>
          </w:rPr>
          <w:t>I/O Operation</w:t>
        </w:r>
      </w:ins>
    </w:p>
    <w:p w:rsidR="00B5739D" w:rsidRPr="00B5739D" w:rsidRDefault="00B5739D" w:rsidP="00B5739D">
      <w:pPr>
        <w:spacing w:before="100" w:beforeAutospacing="1" w:after="100" w:afterAutospacing="1" w:line="240" w:lineRule="auto"/>
        <w:rPr>
          <w:ins w:id="153" w:author="Unknown"/>
          <w:rFonts w:ascii="Times New Roman" w:eastAsia="Times New Roman" w:hAnsi="Times New Roman" w:cs="Times New Roman"/>
          <w:color w:val="000000" w:themeColor="text1"/>
          <w:sz w:val="48"/>
          <w:szCs w:val="48"/>
        </w:rPr>
      </w:pPr>
      <w:ins w:id="154" w:author="Unknown">
        <w:r w:rsidRPr="00B5739D">
          <w:rPr>
            <w:rFonts w:ascii="Times New Roman" w:eastAsia="Times New Roman" w:hAnsi="Times New Roman" w:cs="Times New Roman"/>
            <w:color w:val="000000" w:themeColor="text1"/>
            <w:sz w:val="48"/>
            <w:szCs w:val="48"/>
          </w:rPr>
          <w:t xml:space="preserve">An I/O subsystem comprises of I/O devices and their corresponding driver software. Drivers </w:t>
        </w:r>
        <w:r w:rsidRPr="00B5739D">
          <w:rPr>
            <w:rFonts w:ascii="Times New Roman" w:eastAsia="Times New Roman" w:hAnsi="Times New Roman" w:cs="Times New Roman"/>
            <w:color w:val="000000" w:themeColor="text1"/>
            <w:sz w:val="48"/>
            <w:szCs w:val="48"/>
          </w:rPr>
          <w:lastRenderedPageBreak/>
          <w:t xml:space="preserve">hide the peculiarities of specific hardware </w:t>
        </w:r>
        <w:bookmarkStart w:id="155" w:name="_GoBack"/>
        <w:bookmarkEnd w:id="155"/>
        <w:r w:rsidRPr="00B5739D">
          <w:rPr>
            <w:rFonts w:ascii="Times New Roman" w:eastAsia="Times New Roman" w:hAnsi="Times New Roman" w:cs="Times New Roman"/>
            <w:color w:val="000000" w:themeColor="text1"/>
            <w:sz w:val="48"/>
            <w:szCs w:val="48"/>
          </w:rPr>
          <w:t>devices from the users.</w:t>
        </w:r>
      </w:ins>
    </w:p>
    <w:p w:rsidR="00B5739D" w:rsidRPr="00B5739D" w:rsidRDefault="00B5739D" w:rsidP="00B5739D">
      <w:pPr>
        <w:spacing w:before="100" w:beforeAutospacing="1" w:after="100" w:afterAutospacing="1" w:line="240" w:lineRule="auto"/>
        <w:rPr>
          <w:ins w:id="156" w:author="Unknown"/>
          <w:rFonts w:ascii="Times New Roman" w:eastAsia="Times New Roman" w:hAnsi="Times New Roman" w:cs="Times New Roman"/>
          <w:color w:val="000000" w:themeColor="text1"/>
          <w:sz w:val="48"/>
          <w:szCs w:val="48"/>
        </w:rPr>
      </w:pPr>
      <w:ins w:id="157" w:author="Unknown">
        <w:r w:rsidRPr="00B5739D">
          <w:rPr>
            <w:rFonts w:ascii="Times New Roman" w:eastAsia="Times New Roman" w:hAnsi="Times New Roman" w:cs="Times New Roman"/>
            <w:color w:val="000000" w:themeColor="text1"/>
            <w:sz w:val="48"/>
            <w:szCs w:val="48"/>
          </w:rPr>
          <w:t>An Operating System manages the communication between user and device drivers.</w:t>
        </w:r>
      </w:ins>
    </w:p>
    <w:p w:rsidR="00B5739D" w:rsidRPr="00B5739D" w:rsidRDefault="00B5739D" w:rsidP="00B5739D">
      <w:pPr>
        <w:numPr>
          <w:ilvl w:val="0"/>
          <w:numId w:val="33"/>
        </w:numPr>
        <w:spacing w:before="100" w:beforeAutospacing="1" w:after="100" w:afterAutospacing="1" w:line="240" w:lineRule="auto"/>
        <w:rPr>
          <w:ins w:id="158" w:author="Unknown"/>
          <w:rFonts w:ascii="Times New Roman" w:eastAsia="Times New Roman" w:hAnsi="Times New Roman" w:cs="Times New Roman"/>
          <w:color w:val="000000" w:themeColor="text1"/>
          <w:sz w:val="48"/>
          <w:szCs w:val="48"/>
        </w:rPr>
      </w:pPr>
      <w:ins w:id="159" w:author="Unknown">
        <w:r w:rsidRPr="00B5739D">
          <w:rPr>
            <w:rFonts w:ascii="Times New Roman" w:eastAsia="Times New Roman" w:hAnsi="Times New Roman" w:cs="Times New Roman"/>
            <w:color w:val="000000" w:themeColor="text1"/>
            <w:sz w:val="48"/>
            <w:szCs w:val="48"/>
          </w:rPr>
          <w:t>I/O operation means read or write operation with any file or any specific I/O device.</w:t>
        </w:r>
      </w:ins>
    </w:p>
    <w:p w:rsidR="00B5739D" w:rsidRPr="00B5739D" w:rsidRDefault="00B5739D" w:rsidP="00B5739D">
      <w:pPr>
        <w:numPr>
          <w:ilvl w:val="0"/>
          <w:numId w:val="33"/>
        </w:numPr>
        <w:spacing w:before="100" w:beforeAutospacing="1" w:after="100" w:afterAutospacing="1" w:line="240" w:lineRule="auto"/>
        <w:rPr>
          <w:ins w:id="160" w:author="Unknown"/>
          <w:rFonts w:ascii="Times New Roman" w:eastAsia="Times New Roman" w:hAnsi="Times New Roman" w:cs="Times New Roman"/>
          <w:color w:val="000000" w:themeColor="text1"/>
          <w:sz w:val="48"/>
          <w:szCs w:val="48"/>
        </w:rPr>
      </w:pPr>
      <w:ins w:id="161" w:author="Unknown">
        <w:r w:rsidRPr="00B5739D">
          <w:rPr>
            <w:rFonts w:ascii="Times New Roman" w:eastAsia="Times New Roman" w:hAnsi="Times New Roman" w:cs="Times New Roman"/>
            <w:color w:val="000000" w:themeColor="text1"/>
            <w:sz w:val="48"/>
            <w:szCs w:val="48"/>
          </w:rPr>
          <w:t>Operating system provides the access to the required I/O device when required.</w:t>
        </w:r>
      </w:ins>
    </w:p>
    <w:p w:rsidR="00B5739D" w:rsidRPr="00B5739D" w:rsidRDefault="00B5739D" w:rsidP="00B5739D">
      <w:pPr>
        <w:spacing w:before="100" w:beforeAutospacing="1" w:after="100" w:afterAutospacing="1" w:line="240" w:lineRule="auto"/>
        <w:outlineLvl w:val="1"/>
        <w:rPr>
          <w:ins w:id="162" w:author="Unknown"/>
          <w:rFonts w:ascii="Times New Roman" w:eastAsia="Times New Roman" w:hAnsi="Times New Roman" w:cs="Times New Roman"/>
          <w:b/>
          <w:bCs/>
          <w:color w:val="000000" w:themeColor="text1"/>
          <w:sz w:val="48"/>
          <w:szCs w:val="48"/>
        </w:rPr>
      </w:pPr>
      <w:ins w:id="163" w:author="Unknown">
        <w:r w:rsidRPr="00B5739D">
          <w:rPr>
            <w:rFonts w:ascii="Times New Roman" w:eastAsia="Times New Roman" w:hAnsi="Times New Roman" w:cs="Times New Roman"/>
            <w:b/>
            <w:bCs/>
            <w:color w:val="000000" w:themeColor="text1"/>
            <w:sz w:val="48"/>
            <w:szCs w:val="48"/>
          </w:rPr>
          <w:t>File system manipulation</w:t>
        </w:r>
      </w:ins>
    </w:p>
    <w:p w:rsidR="00B5739D" w:rsidRPr="00B5739D" w:rsidRDefault="00B5739D" w:rsidP="00B5739D">
      <w:pPr>
        <w:spacing w:before="100" w:beforeAutospacing="1" w:after="100" w:afterAutospacing="1" w:line="240" w:lineRule="auto"/>
        <w:rPr>
          <w:ins w:id="164" w:author="Unknown"/>
          <w:rFonts w:ascii="Times New Roman" w:eastAsia="Times New Roman" w:hAnsi="Times New Roman" w:cs="Times New Roman"/>
          <w:color w:val="000000" w:themeColor="text1"/>
          <w:sz w:val="48"/>
          <w:szCs w:val="48"/>
        </w:rPr>
      </w:pPr>
      <w:ins w:id="165" w:author="Unknown">
        <w:r w:rsidRPr="00B5739D">
          <w:rPr>
            <w:rFonts w:ascii="Times New Roman" w:eastAsia="Times New Roman" w:hAnsi="Times New Roman" w:cs="Times New Roman"/>
            <w:color w:val="000000" w:themeColor="text1"/>
            <w:sz w:val="48"/>
            <w:szCs w:val="48"/>
          </w:rPr>
          <w:t xml:space="preserve">A file represents a collection of related information. Computers can store files on the disk (secondary storage), for long-term storage purpose. Examples of storage media include magnetic tape, magnetic disk and optical disk drives like CD, DVD. Each of these media has its own properties like speed, capacity, </w:t>
        </w:r>
        <w:proofErr w:type="gramStart"/>
        <w:r w:rsidRPr="00B5739D">
          <w:rPr>
            <w:rFonts w:ascii="Times New Roman" w:eastAsia="Times New Roman" w:hAnsi="Times New Roman" w:cs="Times New Roman"/>
            <w:color w:val="000000" w:themeColor="text1"/>
            <w:sz w:val="48"/>
            <w:szCs w:val="48"/>
          </w:rPr>
          <w:t>data</w:t>
        </w:r>
        <w:proofErr w:type="gramEnd"/>
        <w:r w:rsidRPr="00B5739D">
          <w:rPr>
            <w:rFonts w:ascii="Times New Roman" w:eastAsia="Times New Roman" w:hAnsi="Times New Roman" w:cs="Times New Roman"/>
            <w:color w:val="000000" w:themeColor="text1"/>
            <w:sz w:val="48"/>
            <w:szCs w:val="48"/>
          </w:rPr>
          <w:t xml:space="preserve"> transfer rate and data access methods.</w:t>
        </w:r>
      </w:ins>
    </w:p>
    <w:p w:rsidR="00B5739D" w:rsidRPr="00B5739D" w:rsidRDefault="00B5739D" w:rsidP="00B5739D">
      <w:pPr>
        <w:spacing w:before="100" w:beforeAutospacing="1" w:after="100" w:afterAutospacing="1" w:line="240" w:lineRule="auto"/>
        <w:rPr>
          <w:ins w:id="166" w:author="Unknown"/>
          <w:rFonts w:ascii="Times New Roman" w:eastAsia="Times New Roman" w:hAnsi="Times New Roman" w:cs="Times New Roman"/>
          <w:color w:val="000000" w:themeColor="text1"/>
          <w:sz w:val="48"/>
          <w:szCs w:val="48"/>
        </w:rPr>
      </w:pPr>
      <w:ins w:id="167" w:author="Unknown">
        <w:r w:rsidRPr="00B5739D">
          <w:rPr>
            <w:rFonts w:ascii="Times New Roman" w:eastAsia="Times New Roman" w:hAnsi="Times New Roman" w:cs="Times New Roman"/>
            <w:color w:val="000000" w:themeColor="text1"/>
            <w:sz w:val="48"/>
            <w:szCs w:val="48"/>
          </w:rPr>
          <w:t xml:space="preserve">A file system is normally organized into directories for easy navigation and usage. These </w:t>
        </w:r>
        <w:r w:rsidRPr="00B5739D">
          <w:rPr>
            <w:rFonts w:ascii="Times New Roman" w:eastAsia="Times New Roman" w:hAnsi="Times New Roman" w:cs="Times New Roman"/>
            <w:color w:val="000000" w:themeColor="text1"/>
            <w:sz w:val="48"/>
            <w:szCs w:val="48"/>
          </w:rPr>
          <w:lastRenderedPageBreak/>
          <w:t>directories may contain files and other directions. Following are the major activities of an operating system with respect to file management −</w:t>
        </w:r>
      </w:ins>
    </w:p>
    <w:p w:rsidR="00B5739D" w:rsidRPr="00B5739D" w:rsidRDefault="00B5739D" w:rsidP="00B5739D">
      <w:pPr>
        <w:numPr>
          <w:ilvl w:val="0"/>
          <w:numId w:val="34"/>
        </w:numPr>
        <w:spacing w:before="100" w:beforeAutospacing="1" w:after="100" w:afterAutospacing="1" w:line="240" w:lineRule="auto"/>
        <w:rPr>
          <w:ins w:id="168" w:author="Unknown"/>
          <w:rFonts w:ascii="Times New Roman" w:eastAsia="Times New Roman" w:hAnsi="Times New Roman" w:cs="Times New Roman"/>
          <w:color w:val="000000" w:themeColor="text1"/>
          <w:sz w:val="48"/>
          <w:szCs w:val="48"/>
        </w:rPr>
      </w:pPr>
      <w:ins w:id="169" w:author="Unknown">
        <w:r w:rsidRPr="00B5739D">
          <w:rPr>
            <w:rFonts w:ascii="Times New Roman" w:eastAsia="Times New Roman" w:hAnsi="Times New Roman" w:cs="Times New Roman"/>
            <w:color w:val="000000" w:themeColor="text1"/>
            <w:sz w:val="48"/>
            <w:szCs w:val="48"/>
          </w:rPr>
          <w:t>Program needs to read a file or write a file.</w:t>
        </w:r>
      </w:ins>
    </w:p>
    <w:p w:rsidR="00B5739D" w:rsidRPr="00B5739D" w:rsidRDefault="00B5739D" w:rsidP="00B5739D">
      <w:pPr>
        <w:numPr>
          <w:ilvl w:val="0"/>
          <w:numId w:val="34"/>
        </w:numPr>
        <w:spacing w:before="100" w:beforeAutospacing="1" w:after="100" w:afterAutospacing="1" w:line="240" w:lineRule="auto"/>
        <w:rPr>
          <w:ins w:id="170" w:author="Unknown"/>
          <w:rFonts w:ascii="Times New Roman" w:eastAsia="Times New Roman" w:hAnsi="Times New Roman" w:cs="Times New Roman"/>
          <w:color w:val="000000" w:themeColor="text1"/>
          <w:sz w:val="48"/>
          <w:szCs w:val="48"/>
        </w:rPr>
      </w:pPr>
      <w:ins w:id="171" w:author="Unknown">
        <w:r w:rsidRPr="00B5739D">
          <w:rPr>
            <w:rFonts w:ascii="Times New Roman" w:eastAsia="Times New Roman" w:hAnsi="Times New Roman" w:cs="Times New Roman"/>
            <w:color w:val="000000" w:themeColor="text1"/>
            <w:sz w:val="48"/>
            <w:szCs w:val="48"/>
          </w:rPr>
          <w:t>The operating system gives the permission to the program for operation on file.</w:t>
        </w:r>
      </w:ins>
    </w:p>
    <w:p w:rsidR="00B5739D" w:rsidRPr="00B5739D" w:rsidRDefault="00B5739D" w:rsidP="00B5739D">
      <w:pPr>
        <w:numPr>
          <w:ilvl w:val="0"/>
          <w:numId w:val="34"/>
        </w:numPr>
        <w:spacing w:before="100" w:beforeAutospacing="1" w:after="100" w:afterAutospacing="1" w:line="240" w:lineRule="auto"/>
        <w:rPr>
          <w:ins w:id="172" w:author="Unknown"/>
          <w:rFonts w:ascii="Times New Roman" w:eastAsia="Times New Roman" w:hAnsi="Times New Roman" w:cs="Times New Roman"/>
          <w:color w:val="000000" w:themeColor="text1"/>
          <w:sz w:val="48"/>
          <w:szCs w:val="48"/>
        </w:rPr>
      </w:pPr>
      <w:ins w:id="173" w:author="Unknown">
        <w:r w:rsidRPr="00B5739D">
          <w:rPr>
            <w:rFonts w:ascii="Times New Roman" w:eastAsia="Times New Roman" w:hAnsi="Times New Roman" w:cs="Times New Roman"/>
            <w:color w:val="000000" w:themeColor="text1"/>
            <w:sz w:val="48"/>
            <w:szCs w:val="48"/>
          </w:rPr>
          <w:t>Permission varies from read-only, read-write, denied and so on.</w:t>
        </w:r>
      </w:ins>
    </w:p>
    <w:p w:rsidR="00B5739D" w:rsidRPr="00B5739D" w:rsidRDefault="00B5739D" w:rsidP="00B5739D">
      <w:pPr>
        <w:numPr>
          <w:ilvl w:val="0"/>
          <w:numId w:val="34"/>
        </w:numPr>
        <w:spacing w:before="100" w:beforeAutospacing="1" w:after="100" w:afterAutospacing="1" w:line="240" w:lineRule="auto"/>
        <w:rPr>
          <w:ins w:id="174" w:author="Unknown"/>
          <w:rFonts w:ascii="Times New Roman" w:eastAsia="Times New Roman" w:hAnsi="Times New Roman" w:cs="Times New Roman"/>
          <w:color w:val="000000" w:themeColor="text1"/>
          <w:sz w:val="48"/>
          <w:szCs w:val="48"/>
        </w:rPr>
      </w:pPr>
      <w:ins w:id="175" w:author="Unknown">
        <w:r w:rsidRPr="00B5739D">
          <w:rPr>
            <w:rFonts w:ascii="Times New Roman" w:eastAsia="Times New Roman" w:hAnsi="Times New Roman" w:cs="Times New Roman"/>
            <w:color w:val="000000" w:themeColor="text1"/>
            <w:sz w:val="48"/>
            <w:szCs w:val="48"/>
          </w:rPr>
          <w:t>Operating System provides an interface to the user to create/delete files.</w:t>
        </w:r>
      </w:ins>
    </w:p>
    <w:p w:rsidR="00B5739D" w:rsidRPr="00B5739D" w:rsidRDefault="00B5739D" w:rsidP="00B5739D">
      <w:pPr>
        <w:numPr>
          <w:ilvl w:val="0"/>
          <w:numId w:val="34"/>
        </w:numPr>
        <w:spacing w:before="100" w:beforeAutospacing="1" w:after="100" w:afterAutospacing="1" w:line="240" w:lineRule="auto"/>
        <w:rPr>
          <w:ins w:id="176" w:author="Unknown"/>
          <w:rFonts w:ascii="Times New Roman" w:eastAsia="Times New Roman" w:hAnsi="Times New Roman" w:cs="Times New Roman"/>
          <w:color w:val="000000" w:themeColor="text1"/>
          <w:sz w:val="48"/>
          <w:szCs w:val="48"/>
        </w:rPr>
      </w:pPr>
      <w:ins w:id="177" w:author="Unknown">
        <w:r w:rsidRPr="00B5739D">
          <w:rPr>
            <w:rFonts w:ascii="Times New Roman" w:eastAsia="Times New Roman" w:hAnsi="Times New Roman" w:cs="Times New Roman"/>
            <w:color w:val="000000" w:themeColor="text1"/>
            <w:sz w:val="48"/>
            <w:szCs w:val="48"/>
          </w:rPr>
          <w:t>Operating System provides an interface to the user to create/delete directories.</w:t>
        </w:r>
      </w:ins>
    </w:p>
    <w:p w:rsidR="00B5739D" w:rsidRPr="00B5739D" w:rsidRDefault="00B5739D" w:rsidP="00B5739D">
      <w:pPr>
        <w:numPr>
          <w:ilvl w:val="0"/>
          <w:numId w:val="34"/>
        </w:numPr>
        <w:spacing w:before="100" w:beforeAutospacing="1" w:after="100" w:afterAutospacing="1" w:line="240" w:lineRule="auto"/>
        <w:rPr>
          <w:ins w:id="178" w:author="Unknown"/>
          <w:rFonts w:ascii="Times New Roman" w:eastAsia="Times New Roman" w:hAnsi="Times New Roman" w:cs="Times New Roman"/>
          <w:color w:val="000000" w:themeColor="text1"/>
          <w:sz w:val="48"/>
          <w:szCs w:val="48"/>
        </w:rPr>
      </w:pPr>
      <w:ins w:id="179" w:author="Unknown">
        <w:r w:rsidRPr="00B5739D">
          <w:rPr>
            <w:rFonts w:ascii="Times New Roman" w:eastAsia="Times New Roman" w:hAnsi="Times New Roman" w:cs="Times New Roman"/>
            <w:color w:val="000000" w:themeColor="text1"/>
            <w:sz w:val="48"/>
            <w:szCs w:val="48"/>
          </w:rPr>
          <w:t>Operating System provides an interface to create the backup of file system.</w:t>
        </w:r>
      </w:ins>
    </w:p>
    <w:p w:rsidR="00B5739D" w:rsidRPr="00B5739D" w:rsidRDefault="00B5739D" w:rsidP="00B5739D">
      <w:pPr>
        <w:spacing w:before="100" w:beforeAutospacing="1" w:after="100" w:afterAutospacing="1" w:line="240" w:lineRule="auto"/>
        <w:outlineLvl w:val="1"/>
        <w:rPr>
          <w:ins w:id="180" w:author="Unknown"/>
          <w:rFonts w:ascii="Times New Roman" w:eastAsia="Times New Roman" w:hAnsi="Times New Roman" w:cs="Times New Roman"/>
          <w:b/>
          <w:bCs/>
          <w:color w:val="000000" w:themeColor="text1"/>
          <w:sz w:val="48"/>
          <w:szCs w:val="48"/>
        </w:rPr>
      </w:pPr>
      <w:ins w:id="181" w:author="Unknown">
        <w:r w:rsidRPr="00B5739D">
          <w:rPr>
            <w:rFonts w:ascii="Times New Roman" w:eastAsia="Times New Roman" w:hAnsi="Times New Roman" w:cs="Times New Roman"/>
            <w:b/>
            <w:bCs/>
            <w:color w:val="000000" w:themeColor="text1"/>
            <w:sz w:val="48"/>
            <w:szCs w:val="48"/>
          </w:rPr>
          <w:t>Communication</w:t>
        </w:r>
      </w:ins>
    </w:p>
    <w:p w:rsidR="00B5739D" w:rsidRPr="00B5739D" w:rsidRDefault="00B5739D" w:rsidP="00B5739D">
      <w:pPr>
        <w:spacing w:before="100" w:beforeAutospacing="1" w:after="100" w:afterAutospacing="1" w:line="240" w:lineRule="auto"/>
        <w:rPr>
          <w:ins w:id="182" w:author="Unknown"/>
          <w:rFonts w:ascii="Times New Roman" w:eastAsia="Times New Roman" w:hAnsi="Times New Roman" w:cs="Times New Roman"/>
          <w:color w:val="000000" w:themeColor="text1"/>
          <w:sz w:val="48"/>
          <w:szCs w:val="48"/>
        </w:rPr>
      </w:pPr>
      <w:ins w:id="183" w:author="Unknown">
        <w:r w:rsidRPr="00B5739D">
          <w:rPr>
            <w:rFonts w:ascii="Times New Roman" w:eastAsia="Times New Roman" w:hAnsi="Times New Roman" w:cs="Times New Roman"/>
            <w:color w:val="000000" w:themeColor="text1"/>
            <w:sz w:val="48"/>
            <w:szCs w:val="48"/>
          </w:rPr>
          <w:t xml:space="preserve">In case of distributed systems which are a collection of processors that do not share memory, peripheral devices, or a clock, the operating system manages communications between all the processes. Multiple processes </w:t>
        </w:r>
        <w:r w:rsidRPr="00B5739D">
          <w:rPr>
            <w:rFonts w:ascii="Times New Roman" w:eastAsia="Times New Roman" w:hAnsi="Times New Roman" w:cs="Times New Roman"/>
            <w:color w:val="000000" w:themeColor="text1"/>
            <w:sz w:val="48"/>
            <w:szCs w:val="48"/>
          </w:rPr>
          <w:lastRenderedPageBreak/>
          <w:t>communicate with one another through communication lines in the network.</w:t>
        </w:r>
      </w:ins>
    </w:p>
    <w:p w:rsidR="00B5739D" w:rsidRPr="00B5739D" w:rsidRDefault="00B5739D" w:rsidP="00B5739D">
      <w:pPr>
        <w:spacing w:before="100" w:beforeAutospacing="1" w:after="100" w:afterAutospacing="1" w:line="240" w:lineRule="auto"/>
        <w:rPr>
          <w:ins w:id="184" w:author="Unknown"/>
          <w:rFonts w:ascii="Times New Roman" w:eastAsia="Times New Roman" w:hAnsi="Times New Roman" w:cs="Times New Roman"/>
          <w:color w:val="000000" w:themeColor="text1"/>
          <w:sz w:val="48"/>
          <w:szCs w:val="48"/>
        </w:rPr>
      </w:pPr>
      <w:ins w:id="185" w:author="Unknown">
        <w:r w:rsidRPr="00B5739D">
          <w:rPr>
            <w:rFonts w:ascii="Times New Roman" w:eastAsia="Times New Roman" w:hAnsi="Times New Roman" w:cs="Times New Roman"/>
            <w:color w:val="000000" w:themeColor="text1"/>
            <w:sz w:val="48"/>
            <w:szCs w:val="48"/>
          </w:rPr>
          <w:t>The OS handles routing and connection strategies, and the problems of contention and security. Following are the major activities of an operating system with respect to communication −</w:t>
        </w:r>
      </w:ins>
    </w:p>
    <w:p w:rsidR="00B5739D" w:rsidRPr="00B5739D" w:rsidRDefault="00B5739D" w:rsidP="00B5739D">
      <w:pPr>
        <w:numPr>
          <w:ilvl w:val="0"/>
          <w:numId w:val="35"/>
        </w:numPr>
        <w:spacing w:before="100" w:beforeAutospacing="1" w:after="100" w:afterAutospacing="1" w:line="240" w:lineRule="auto"/>
        <w:rPr>
          <w:ins w:id="186" w:author="Unknown"/>
          <w:rFonts w:ascii="Times New Roman" w:eastAsia="Times New Roman" w:hAnsi="Times New Roman" w:cs="Times New Roman"/>
          <w:color w:val="000000" w:themeColor="text1"/>
          <w:sz w:val="48"/>
          <w:szCs w:val="48"/>
        </w:rPr>
      </w:pPr>
      <w:ins w:id="187" w:author="Unknown">
        <w:r w:rsidRPr="00B5739D">
          <w:rPr>
            <w:rFonts w:ascii="Times New Roman" w:eastAsia="Times New Roman" w:hAnsi="Times New Roman" w:cs="Times New Roman"/>
            <w:color w:val="000000" w:themeColor="text1"/>
            <w:sz w:val="48"/>
            <w:szCs w:val="48"/>
          </w:rPr>
          <w:t>Two processes often require data to be transferred between them</w:t>
        </w:r>
      </w:ins>
    </w:p>
    <w:p w:rsidR="00B5739D" w:rsidRPr="00B5739D" w:rsidRDefault="00B5739D" w:rsidP="00B5739D">
      <w:pPr>
        <w:numPr>
          <w:ilvl w:val="0"/>
          <w:numId w:val="35"/>
        </w:numPr>
        <w:spacing w:before="100" w:beforeAutospacing="1" w:after="100" w:afterAutospacing="1" w:line="240" w:lineRule="auto"/>
        <w:rPr>
          <w:ins w:id="188" w:author="Unknown"/>
          <w:rFonts w:ascii="Times New Roman" w:eastAsia="Times New Roman" w:hAnsi="Times New Roman" w:cs="Times New Roman"/>
          <w:color w:val="000000" w:themeColor="text1"/>
          <w:sz w:val="48"/>
          <w:szCs w:val="48"/>
        </w:rPr>
      </w:pPr>
      <w:ins w:id="189" w:author="Unknown">
        <w:r w:rsidRPr="00B5739D">
          <w:rPr>
            <w:rFonts w:ascii="Times New Roman" w:eastAsia="Times New Roman" w:hAnsi="Times New Roman" w:cs="Times New Roman"/>
            <w:color w:val="000000" w:themeColor="text1"/>
            <w:sz w:val="48"/>
            <w:szCs w:val="48"/>
          </w:rPr>
          <w:t>Both the processes can be on one computer or on different computers, but are connected through a computer network.</w:t>
        </w:r>
      </w:ins>
    </w:p>
    <w:p w:rsidR="00B5739D" w:rsidRPr="00B5739D" w:rsidRDefault="00B5739D" w:rsidP="00B5739D">
      <w:pPr>
        <w:numPr>
          <w:ilvl w:val="0"/>
          <w:numId w:val="35"/>
        </w:numPr>
        <w:spacing w:before="100" w:beforeAutospacing="1" w:after="100" w:afterAutospacing="1" w:line="240" w:lineRule="auto"/>
        <w:rPr>
          <w:ins w:id="190" w:author="Unknown"/>
          <w:rFonts w:ascii="Times New Roman" w:eastAsia="Times New Roman" w:hAnsi="Times New Roman" w:cs="Times New Roman"/>
          <w:color w:val="000000" w:themeColor="text1"/>
          <w:sz w:val="48"/>
          <w:szCs w:val="48"/>
        </w:rPr>
      </w:pPr>
      <w:ins w:id="191" w:author="Unknown">
        <w:r w:rsidRPr="00B5739D">
          <w:rPr>
            <w:rFonts w:ascii="Times New Roman" w:eastAsia="Times New Roman" w:hAnsi="Times New Roman" w:cs="Times New Roman"/>
            <w:color w:val="000000" w:themeColor="text1"/>
            <w:sz w:val="48"/>
            <w:szCs w:val="48"/>
          </w:rPr>
          <w:t>Communication may be implemented by two methods, either by Shared Memory or by Message Passing.</w:t>
        </w:r>
      </w:ins>
    </w:p>
    <w:p w:rsidR="00B5739D" w:rsidRPr="00B5739D" w:rsidRDefault="00B5739D" w:rsidP="00B5739D">
      <w:pPr>
        <w:spacing w:before="100" w:beforeAutospacing="1" w:after="100" w:afterAutospacing="1" w:line="240" w:lineRule="auto"/>
        <w:outlineLvl w:val="1"/>
        <w:rPr>
          <w:ins w:id="192" w:author="Unknown"/>
          <w:rFonts w:ascii="Times New Roman" w:eastAsia="Times New Roman" w:hAnsi="Times New Roman" w:cs="Times New Roman"/>
          <w:b/>
          <w:bCs/>
          <w:color w:val="000000" w:themeColor="text1"/>
          <w:sz w:val="48"/>
          <w:szCs w:val="48"/>
        </w:rPr>
      </w:pPr>
      <w:ins w:id="193" w:author="Unknown">
        <w:r w:rsidRPr="00B5739D">
          <w:rPr>
            <w:rFonts w:ascii="Times New Roman" w:eastAsia="Times New Roman" w:hAnsi="Times New Roman" w:cs="Times New Roman"/>
            <w:b/>
            <w:bCs/>
            <w:color w:val="000000" w:themeColor="text1"/>
            <w:sz w:val="48"/>
            <w:szCs w:val="48"/>
          </w:rPr>
          <w:t>Error handling</w:t>
        </w:r>
      </w:ins>
    </w:p>
    <w:p w:rsidR="00B5739D" w:rsidRPr="00B5739D" w:rsidRDefault="00B5739D" w:rsidP="00B5739D">
      <w:pPr>
        <w:spacing w:before="100" w:beforeAutospacing="1" w:after="100" w:afterAutospacing="1" w:line="240" w:lineRule="auto"/>
        <w:rPr>
          <w:ins w:id="194" w:author="Unknown"/>
          <w:rFonts w:ascii="Times New Roman" w:eastAsia="Times New Roman" w:hAnsi="Times New Roman" w:cs="Times New Roman"/>
          <w:color w:val="000000" w:themeColor="text1"/>
          <w:sz w:val="48"/>
          <w:szCs w:val="48"/>
        </w:rPr>
      </w:pPr>
      <w:ins w:id="195" w:author="Unknown">
        <w:r w:rsidRPr="00B5739D">
          <w:rPr>
            <w:rFonts w:ascii="Times New Roman" w:eastAsia="Times New Roman" w:hAnsi="Times New Roman" w:cs="Times New Roman"/>
            <w:color w:val="000000" w:themeColor="text1"/>
            <w:sz w:val="48"/>
            <w:szCs w:val="48"/>
          </w:rPr>
          <w:t>Errors can occur anytime and anywhere. An error may occur in CPU, in I/O devices or in the memory hardware. Following are the major activities of an operating system with respect to error handling −</w:t>
        </w:r>
      </w:ins>
    </w:p>
    <w:p w:rsidR="00B5739D" w:rsidRPr="00B5739D" w:rsidRDefault="00B5739D" w:rsidP="00B5739D">
      <w:pPr>
        <w:numPr>
          <w:ilvl w:val="0"/>
          <w:numId w:val="36"/>
        </w:numPr>
        <w:spacing w:before="100" w:beforeAutospacing="1" w:after="100" w:afterAutospacing="1" w:line="240" w:lineRule="auto"/>
        <w:rPr>
          <w:ins w:id="196" w:author="Unknown"/>
          <w:rFonts w:ascii="Times New Roman" w:eastAsia="Times New Roman" w:hAnsi="Times New Roman" w:cs="Times New Roman"/>
          <w:color w:val="000000" w:themeColor="text1"/>
          <w:sz w:val="48"/>
          <w:szCs w:val="48"/>
        </w:rPr>
      </w:pPr>
      <w:ins w:id="197" w:author="Unknown">
        <w:r w:rsidRPr="00B5739D">
          <w:rPr>
            <w:rFonts w:ascii="Times New Roman" w:eastAsia="Times New Roman" w:hAnsi="Times New Roman" w:cs="Times New Roman"/>
            <w:color w:val="000000" w:themeColor="text1"/>
            <w:sz w:val="48"/>
            <w:szCs w:val="48"/>
          </w:rPr>
          <w:lastRenderedPageBreak/>
          <w:t>The OS constantly checks for possible errors.</w:t>
        </w:r>
      </w:ins>
    </w:p>
    <w:p w:rsidR="00B5739D" w:rsidRPr="00B5739D" w:rsidRDefault="00B5739D" w:rsidP="00B5739D">
      <w:pPr>
        <w:numPr>
          <w:ilvl w:val="0"/>
          <w:numId w:val="36"/>
        </w:numPr>
        <w:spacing w:before="100" w:beforeAutospacing="1" w:after="100" w:afterAutospacing="1" w:line="240" w:lineRule="auto"/>
        <w:rPr>
          <w:ins w:id="198" w:author="Unknown"/>
          <w:rFonts w:ascii="Times New Roman" w:eastAsia="Times New Roman" w:hAnsi="Times New Roman" w:cs="Times New Roman"/>
          <w:color w:val="000000" w:themeColor="text1"/>
          <w:sz w:val="48"/>
          <w:szCs w:val="48"/>
        </w:rPr>
      </w:pPr>
      <w:ins w:id="199" w:author="Unknown">
        <w:r w:rsidRPr="00B5739D">
          <w:rPr>
            <w:rFonts w:ascii="Times New Roman" w:eastAsia="Times New Roman" w:hAnsi="Times New Roman" w:cs="Times New Roman"/>
            <w:color w:val="000000" w:themeColor="text1"/>
            <w:sz w:val="48"/>
            <w:szCs w:val="48"/>
          </w:rPr>
          <w:t>The OS takes an appropriate action to ensure correct and consistent computing.</w:t>
        </w:r>
      </w:ins>
    </w:p>
    <w:p w:rsidR="00B5739D" w:rsidRPr="00B5739D" w:rsidRDefault="00B5739D" w:rsidP="00B5739D">
      <w:pPr>
        <w:spacing w:before="100" w:beforeAutospacing="1" w:after="100" w:afterAutospacing="1" w:line="240" w:lineRule="auto"/>
        <w:outlineLvl w:val="1"/>
        <w:rPr>
          <w:ins w:id="200" w:author="Unknown"/>
          <w:rFonts w:ascii="Times New Roman" w:eastAsia="Times New Roman" w:hAnsi="Times New Roman" w:cs="Times New Roman"/>
          <w:b/>
          <w:bCs/>
          <w:color w:val="000000" w:themeColor="text1"/>
          <w:sz w:val="48"/>
          <w:szCs w:val="48"/>
        </w:rPr>
      </w:pPr>
      <w:ins w:id="201" w:author="Unknown">
        <w:r w:rsidRPr="00B5739D">
          <w:rPr>
            <w:rFonts w:ascii="Times New Roman" w:eastAsia="Times New Roman" w:hAnsi="Times New Roman" w:cs="Times New Roman"/>
            <w:b/>
            <w:bCs/>
            <w:color w:val="000000" w:themeColor="text1"/>
            <w:sz w:val="48"/>
            <w:szCs w:val="48"/>
          </w:rPr>
          <w:t>Resource Management</w:t>
        </w:r>
      </w:ins>
    </w:p>
    <w:p w:rsidR="00B5739D" w:rsidRPr="00B5739D" w:rsidRDefault="00B5739D" w:rsidP="00B5739D">
      <w:pPr>
        <w:spacing w:before="100" w:beforeAutospacing="1" w:after="100" w:afterAutospacing="1" w:line="240" w:lineRule="auto"/>
        <w:rPr>
          <w:ins w:id="202" w:author="Unknown"/>
          <w:rFonts w:ascii="Times New Roman" w:eastAsia="Times New Roman" w:hAnsi="Times New Roman" w:cs="Times New Roman"/>
          <w:color w:val="000000" w:themeColor="text1"/>
          <w:sz w:val="48"/>
          <w:szCs w:val="48"/>
        </w:rPr>
      </w:pPr>
      <w:ins w:id="203" w:author="Unknown">
        <w:r w:rsidRPr="00B5739D">
          <w:rPr>
            <w:rFonts w:ascii="Times New Roman" w:eastAsia="Times New Roman" w:hAnsi="Times New Roman" w:cs="Times New Roman"/>
            <w:color w:val="000000" w:themeColor="text1"/>
            <w:sz w:val="48"/>
            <w:szCs w:val="48"/>
          </w:rPr>
          <w:t>In case of multi-user or multi-tasking environment, resources such as main memory, CPU cycles and files storage are to be allocated to each user or job. Following are the major activities of an operating system with respect to resource management −</w:t>
        </w:r>
      </w:ins>
    </w:p>
    <w:p w:rsidR="00B5739D" w:rsidRPr="00B5739D" w:rsidRDefault="00B5739D" w:rsidP="00B5739D">
      <w:pPr>
        <w:numPr>
          <w:ilvl w:val="0"/>
          <w:numId w:val="37"/>
        </w:numPr>
        <w:spacing w:before="100" w:beforeAutospacing="1" w:after="100" w:afterAutospacing="1" w:line="240" w:lineRule="auto"/>
        <w:rPr>
          <w:ins w:id="204" w:author="Unknown"/>
          <w:rFonts w:ascii="Times New Roman" w:eastAsia="Times New Roman" w:hAnsi="Times New Roman" w:cs="Times New Roman"/>
          <w:color w:val="000000" w:themeColor="text1"/>
          <w:sz w:val="48"/>
          <w:szCs w:val="48"/>
        </w:rPr>
      </w:pPr>
      <w:ins w:id="205" w:author="Unknown">
        <w:r w:rsidRPr="00B5739D">
          <w:rPr>
            <w:rFonts w:ascii="Times New Roman" w:eastAsia="Times New Roman" w:hAnsi="Times New Roman" w:cs="Times New Roman"/>
            <w:color w:val="000000" w:themeColor="text1"/>
            <w:sz w:val="48"/>
            <w:szCs w:val="48"/>
          </w:rPr>
          <w:t>The OS manages all kinds of resources using schedulers.</w:t>
        </w:r>
      </w:ins>
    </w:p>
    <w:p w:rsidR="00B5739D" w:rsidRPr="00B5739D" w:rsidRDefault="00B5739D" w:rsidP="00B5739D">
      <w:pPr>
        <w:numPr>
          <w:ilvl w:val="0"/>
          <w:numId w:val="37"/>
        </w:numPr>
        <w:spacing w:before="100" w:beforeAutospacing="1" w:after="100" w:afterAutospacing="1" w:line="240" w:lineRule="auto"/>
        <w:rPr>
          <w:ins w:id="206" w:author="Unknown"/>
          <w:rFonts w:ascii="Times New Roman" w:eastAsia="Times New Roman" w:hAnsi="Times New Roman" w:cs="Times New Roman"/>
          <w:color w:val="000000" w:themeColor="text1"/>
          <w:sz w:val="48"/>
          <w:szCs w:val="48"/>
        </w:rPr>
      </w:pPr>
      <w:ins w:id="207" w:author="Unknown">
        <w:r w:rsidRPr="00B5739D">
          <w:rPr>
            <w:rFonts w:ascii="Times New Roman" w:eastAsia="Times New Roman" w:hAnsi="Times New Roman" w:cs="Times New Roman"/>
            <w:color w:val="000000" w:themeColor="text1"/>
            <w:sz w:val="48"/>
            <w:szCs w:val="48"/>
          </w:rPr>
          <w:t>CPU scheduling algorithms are used for better utilization of CPU.</w:t>
        </w:r>
      </w:ins>
    </w:p>
    <w:p w:rsidR="00B5739D" w:rsidRPr="00B5739D" w:rsidRDefault="00B5739D" w:rsidP="00B5739D">
      <w:pPr>
        <w:spacing w:before="100" w:beforeAutospacing="1" w:after="100" w:afterAutospacing="1" w:line="240" w:lineRule="auto"/>
        <w:outlineLvl w:val="1"/>
        <w:rPr>
          <w:ins w:id="208" w:author="Unknown"/>
          <w:rFonts w:ascii="Times New Roman" w:eastAsia="Times New Roman" w:hAnsi="Times New Roman" w:cs="Times New Roman"/>
          <w:b/>
          <w:bCs/>
          <w:color w:val="000000" w:themeColor="text1"/>
          <w:sz w:val="48"/>
          <w:szCs w:val="48"/>
        </w:rPr>
      </w:pPr>
      <w:ins w:id="209" w:author="Unknown">
        <w:r w:rsidRPr="00B5739D">
          <w:rPr>
            <w:rFonts w:ascii="Times New Roman" w:eastAsia="Times New Roman" w:hAnsi="Times New Roman" w:cs="Times New Roman"/>
            <w:b/>
            <w:bCs/>
            <w:color w:val="000000" w:themeColor="text1"/>
            <w:sz w:val="48"/>
            <w:szCs w:val="48"/>
          </w:rPr>
          <w:t>Protection</w:t>
        </w:r>
      </w:ins>
    </w:p>
    <w:p w:rsidR="00B5739D" w:rsidRPr="00B5739D" w:rsidRDefault="00B5739D" w:rsidP="00B5739D">
      <w:pPr>
        <w:spacing w:before="100" w:beforeAutospacing="1" w:after="100" w:afterAutospacing="1" w:line="240" w:lineRule="auto"/>
        <w:rPr>
          <w:ins w:id="210" w:author="Unknown"/>
          <w:rFonts w:ascii="Times New Roman" w:eastAsia="Times New Roman" w:hAnsi="Times New Roman" w:cs="Times New Roman"/>
          <w:color w:val="000000" w:themeColor="text1"/>
          <w:sz w:val="48"/>
          <w:szCs w:val="48"/>
        </w:rPr>
      </w:pPr>
      <w:ins w:id="211" w:author="Unknown">
        <w:r w:rsidRPr="00B5739D">
          <w:rPr>
            <w:rFonts w:ascii="Times New Roman" w:eastAsia="Times New Roman" w:hAnsi="Times New Roman" w:cs="Times New Roman"/>
            <w:color w:val="000000" w:themeColor="text1"/>
            <w:sz w:val="48"/>
            <w:szCs w:val="48"/>
          </w:rPr>
          <w:t>Considering a computer system having multiple users and concurrent execution of multiple processes, the various processes must be protected from each other's activities.</w:t>
        </w:r>
      </w:ins>
    </w:p>
    <w:p w:rsidR="00B5739D" w:rsidRPr="00B5739D" w:rsidRDefault="00B5739D" w:rsidP="00B5739D">
      <w:pPr>
        <w:spacing w:before="100" w:beforeAutospacing="1" w:after="100" w:afterAutospacing="1" w:line="240" w:lineRule="auto"/>
        <w:rPr>
          <w:ins w:id="212" w:author="Unknown"/>
          <w:rFonts w:ascii="Times New Roman" w:eastAsia="Times New Roman" w:hAnsi="Times New Roman" w:cs="Times New Roman"/>
          <w:color w:val="000000" w:themeColor="text1"/>
          <w:sz w:val="48"/>
          <w:szCs w:val="48"/>
        </w:rPr>
      </w:pPr>
      <w:ins w:id="213" w:author="Unknown">
        <w:r w:rsidRPr="00B5739D">
          <w:rPr>
            <w:rFonts w:ascii="Times New Roman" w:eastAsia="Times New Roman" w:hAnsi="Times New Roman" w:cs="Times New Roman"/>
            <w:color w:val="000000" w:themeColor="text1"/>
            <w:sz w:val="48"/>
            <w:szCs w:val="48"/>
          </w:rPr>
          <w:lastRenderedPageBreak/>
          <w:t>Protection refers to a mechanism or a way to control the access of programs, processes, or users to the resources defined by a computer system. Following are the major activities of an operating system with respect to protection −</w:t>
        </w:r>
      </w:ins>
    </w:p>
    <w:p w:rsidR="00B5739D" w:rsidRPr="00B5739D" w:rsidRDefault="00B5739D" w:rsidP="00B5739D">
      <w:pPr>
        <w:numPr>
          <w:ilvl w:val="0"/>
          <w:numId w:val="38"/>
        </w:numPr>
        <w:spacing w:before="100" w:beforeAutospacing="1" w:after="100" w:afterAutospacing="1" w:line="240" w:lineRule="auto"/>
        <w:rPr>
          <w:ins w:id="214" w:author="Unknown"/>
          <w:rFonts w:ascii="Times New Roman" w:eastAsia="Times New Roman" w:hAnsi="Times New Roman" w:cs="Times New Roman"/>
          <w:color w:val="000000" w:themeColor="text1"/>
          <w:sz w:val="48"/>
          <w:szCs w:val="48"/>
        </w:rPr>
      </w:pPr>
      <w:ins w:id="215" w:author="Unknown">
        <w:r w:rsidRPr="00B5739D">
          <w:rPr>
            <w:rFonts w:ascii="Times New Roman" w:eastAsia="Times New Roman" w:hAnsi="Times New Roman" w:cs="Times New Roman"/>
            <w:color w:val="000000" w:themeColor="text1"/>
            <w:sz w:val="48"/>
            <w:szCs w:val="48"/>
          </w:rPr>
          <w:t>The OS ensures that all access to system resources is controlled.</w:t>
        </w:r>
      </w:ins>
    </w:p>
    <w:p w:rsidR="00B5739D" w:rsidRPr="00B5739D" w:rsidRDefault="00B5739D" w:rsidP="00B5739D">
      <w:pPr>
        <w:numPr>
          <w:ilvl w:val="0"/>
          <w:numId w:val="38"/>
        </w:numPr>
        <w:spacing w:before="100" w:beforeAutospacing="1" w:after="100" w:afterAutospacing="1" w:line="240" w:lineRule="auto"/>
        <w:rPr>
          <w:ins w:id="216" w:author="Unknown"/>
          <w:rFonts w:ascii="Times New Roman" w:eastAsia="Times New Roman" w:hAnsi="Times New Roman" w:cs="Times New Roman"/>
          <w:color w:val="000000" w:themeColor="text1"/>
          <w:sz w:val="48"/>
          <w:szCs w:val="48"/>
        </w:rPr>
      </w:pPr>
      <w:ins w:id="217" w:author="Unknown">
        <w:r w:rsidRPr="00B5739D">
          <w:rPr>
            <w:rFonts w:ascii="Times New Roman" w:eastAsia="Times New Roman" w:hAnsi="Times New Roman" w:cs="Times New Roman"/>
            <w:color w:val="000000" w:themeColor="text1"/>
            <w:sz w:val="48"/>
            <w:szCs w:val="48"/>
          </w:rPr>
          <w:t>The OS ensures that external I/O devices are protected from invalid access attempts.</w:t>
        </w:r>
      </w:ins>
    </w:p>
    <w:p w:rsidR="00B5739D" w:rsidRPr="00B5739D" w:rsidRDefault="00B5739D" w:rsidP="00B5739D">
      <w:pPr>
        <w:numPr>
          <w:ilvl w:val="0"/>
          <w:numId w:val="38"/>
        </w:numPr>
        <w:spacing w:before="100" w:beforeAutospacing="1" w:after="100" w:afterAutospacing="1" w:line="240" w:lineRule="auto"/>
        <w:rPr>
          <w:ins w:id="218" w:author="Unknown"/>
          <w:rFonts w:ascii="Times New Roman" w:eastAsia="Times New Roman" w:hAnsi="Times New Roman" w:cs="Times New Roman"/>
          <w:color w:val="000000" w:themeColor="text1"/>
          <w:sz w:val="48"/>
          <w:szCs w:val="48"/>
        </w:rPr>
      </w:pPr>
      <w:ins w:id="219" w:author="Unknown">
        <w:r w:rsidRPr="00B5739D">
          <w:rPr>
            <w:rFonts w:ascii="Times New Roman" w:eastAsia="Times New Roman" w:hAnsi="Times New Roman" w:cs="Times New Roman"/>
            <w:color w:val="000000" w:themeColor="text1"/>
            <w:sz w:val="48"/>
            <w:szCs w:val="48"/>
          </w:rPr>
          <w:t>The OS provides authentication features for each user by means of passwords.</w:t>
        </w:r>
      </w:ins>
    </w:p>
    <w:p w:rsidR="00B5739D" w:rsidRPr="00B5739D" w:rsidRDefault="005109AC" w:rsidP="00B5739D">
      <w:pPr>
        <w:spacing w:after="0" w:line="240" w:lineRule="auto"/>
        <w:rPr>
          <w:ins w:id="220" w:author="Unknown"/>
          <w:rFonts w:ascii="Times New Roman" w:eastAsia="Times New Roman" w:hAnsi="Times New Roman" w:cs="Times New Roman"/>
          <w:color w:val="000000" w:themeColor="text1"/>
          <w:sz w:val="48"/>
          <w:szCs w:val="48"/>
        </w:rPr>
      </w:pPr>
      <w:ins w:id="221" w:author="Unknown">
        <w:r w:rsidRPr="005109AC">
          <w:rPr>
            <w:rFonts w:ascii="Times New Roman" w:eastAsia="Times New Roman" w:hAnsi="Times New Roman" w:cs="Times New Roman"/>
            <w:color w:val="000000" w:themeColor="text1"/>
            <w:sz w:val="48"/>
            <w:szCs w:val="48"/>
          </w:rPr>
          <w:pict>
            <v:rect id="_x0000_i1029" style="width:0;height:1.5pt" o:hralign="center" o:hrstd="t" o:hr="t" fillcolor="#a0a0a0" stroked="f"/>
          </w:pict>
        </w:r>
      </w:ins>
    </w:p>
    <w:p w:rsidR="00B5739D" w:rsidRPr="00B5739D" w:rsidRDefault="005109AC" w:rsidP="00B5739D">
      <w:pPr>
        <w:spacing w:after="0" w:line="240" w:lineRule="auto"/>
        <w:rPr>
          <w:ins w:id="222" w:author="Unknown"/>
          <w:rFonts w:ascii="Times New Roman" w:eastAsia="Times New Roman" w:hAnsi="Times New Roman" w:cs="Times New Roman"/>
          <w:color w:val="000000" w:themeColor="text1"/>
          <w:sz w:val="48"/>
          <w:szCs w:val="48"/>
        </w:rPr>
      </w:pPr>
      <w:ins w:id="223" w:author="Unknown">
        <w:r w:rsidRPr="00B5739D">
          <w:rPr>
            <w:rFonts w:ascii="Times New Roman" w:eastAsia="Times New Roman" w:hAnsi="Times New Roman" w:cs="Times New Roman"/>
            <w:color w:val="000000" w:themeColor="text1"/>
            <w:sz w:val="48"/>
            <w:szCs w:val="48"/>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34.75pt;height:18.2pt" o:ole="">
              <v:imagedata r:id="rId5" o:title=""/>
            </v:shape>
            <w:control r:id="rId6" w:name="DefaultOcxName" w:shapeid="_x0000_i1034"/>
          </w:object>
        </w:r>
      </w:ins>
    </w:p>
    <w:p w:rsidR="00071F2B" w:rsidRPr="00B5739D" w:rsidRDefault="00071F2B" w:rsidP="002E3068">
      <w:pPr>
        <w:spacing w:after="0" w:line="240" w:lineRule="auto"/>
        <w:rPr>
          <w:color w:val="000000" w:themeColor="text1"/>
          <w:sz w:val="48"/>
          <w:szCs w:val="48"/>
        </w:rPr>
      </w:pPr>
    </w:p>
    <w:sectPr w:rsidR="00071F2B" w:rsidRPr="00B5739D" w:rsidSect="005109A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E0D66"/>
    <w:multiLevelType w:val="multilevel"/>
    <w:tmpl w:val="7950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367E84"/>
    <w:multiLevelType w:val="multilevel"/>
    <w:tmpl w:val="C536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C6325A"/>
    <w:multiLevelType w:val="multilevel"/>
    <w:tmpl w:val="A75C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9D0A89"/>
    <w:multiLevelType w:val="multilevel"/>
    <w:tmpl w:val="A6EE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95595F"/>
    <w:multiLevelType w:val="multilevel"/>
    <w:tmpl w:val="A96A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092A79"/>
    <w:multiLevelType w:val="multilevel"/>
    <w:tmpl w:val="5E04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25443D"/>
    <w:multiLevelType w:val="multilevel"/>
    <w:tmpl w:val="3BB6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5D70A9"/>
    <w:multiLevelType w:val="multilevel"/>
    <w:tmpl w:val="BA68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5F18CC"/>
    <w:multiLevelType w:val="multilevel"/>
    <w:tmpl w:val="E330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D84A0B"/>
    <w:multiLevelType w:val="multilevel"/>
    <w:tmpl w:val="BAE2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D3591C"/>
    <w:multiLevelType w:val="multilevel"/>
    <w:tmpl w:val="A166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A3028E"/>
    <w:multiLevelType w:val="multilevel"/>
    <w:tmpl w:val="7FCE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79136B"/>
    <w:multiLevelType w:val="multilevel"/>
    <w:tmpl w:val="5C3E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81C0682"/>
    <w:multiLevelType w:val="multilevel"/>
    <w:tmpl w:val="C054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DF7B4A"/>
    <w:multiLevelType w:val="multilevel"/>
    <w:tmpl w:val="3342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E5440A"/>
    <w:multiLevelType w:val="multilevel"/>
    <w:tmpl w:val="092A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1716D17"/>
    <w:multiLevelType w:val="multilevel"/>
    <w:tmpl w:val="9690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21D37D6"/>
    <w:multiLevelType w:val="multilevel"/>
    <w:tmpl w:val="9B50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55F2926"/>
    <w:multiLevelType w:val="multilevel"/>
    <w:tmpl w:val="C7FC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DDC6671"/>
    <w:multiLevelType w:val="multilevel"/>
    <w:tmpl w:val="7FDE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6823B93"/>
    <w:multiLevelType w:val="multilevel"/>
    <w:tmpl w:val="7BFE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7542DE0"/>
    <w:multiLevelType w:val="multilevel"/>
    <w:tmpl w:val="2AE2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8A64E0E"/>
    <w:multiLevelType w:val="multilevel"/>
    <w:tmpl w:val="696E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93402A6"/>
    <w:multiLevelType w:val="multilevel"/>
    <w:tmpl w:val="B4EC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D6268DA"/>
    <w:multiLevelType w:val="multilevel"/>
    <w:tmpl w:val="773E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FB80FA4"/>
    <w:multiLevelType w:val="multilevel"/>
    <w:tmpl w:val="51A2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0CD1643"/>
    <w:multiLevelType w:val="multilevel"/>
    <w:tmpl w:val="912A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15D25A7"/>
    <w:multiLevelType w:val="multilevel"/>
    <w:tmpl w:val="6C26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A81452A"/>
    <w:multiLevelType w:val="multilevel"/>
    <w:tmpl w:val="33A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D3C1003"/>
    <w:multiLevelType w:val="multilevel"/>
    <w:tmpl w:val="0644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DBC439A"/>
    <w:multiLevelType w:val="multilevel"/>
    <w:tmpl w:val="772E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F89627B"/>
    <w:multiLevelType w:val="multilevel"/>
    <w:tmpl w:val="8462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7A14926"/>
    <w:multiLevelType w:val="multilevel"/>
    <w:tmpl w:val="E686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CB640AC"/>
    <w:multiLevelType w:val="multilevel"/>
    <w:tmpl w:val="6CCA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13544FB"/>
    <w:multiLevelType w:val="multilevel"/>
    <w:tmpl w:val="24C2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6F43A02"/>
    <w:multiLevelType w:val="multilevel"/>
    <w:tmpl w:val="372A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BB81456"/>
    <w:multiLevelType w:val="multilevel"/>
    <w:tmpl w:val="AAD2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BC4616A"/>
    <w:multiLevelType w:val="multilevel"/>
    <w:tmpl w:val="DFFE9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F62372E"/>
    <w:multiLevelType w:val="multilevel"/>
    <w:tmpl w:val="345C2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2"/>
  </w:num>
  <w:num w:numId="3">
    <w:abstractNumId w:val="1"/>
  </w:num>
  <w:num w:numId="4">
    <w:abstractNumId w:val="21"/>
  </w:num>
  <w:num w:numId="5">
    <w:abstractNumId w:val="25"/>
  </w:num>
  <w:num w:numId="6">
    <w:abstractNumId w:val="23"/>
  </w:num>
  <w:num w:numId="7">
    <w:abstractNumId w:val="18"/>
  </w:num>
  <w:num w:numId="8">
    <w:abstractNumId w:val="38"/>
  </w:num>
  <w:num w:numId="9">
    <w:abstractNumId w:val="29"/>
  </w:num>
  <w:num w:numId="10">
    <w:abstractNumId w:val="4"/>
  </w:num>
  <w:num w:numId="11">
    <w:abstractNumId w:val="12"/>
  </w:num>
  <w:num w:numId="12">
    <w:abstractNumId w:val="33"/>
  </w:num>
  <w:num w:numId="13">
    <w:abstractNumId w:val="3"/>
  </w:num>
  <w:num w:numId="14">
    <w:abstractNumId w:val="36"/>
  </w:num>
  <w:num w:numId="15">
    <w:abstractNumId w:val="19"/>
  </w:num>
  <w:num w:numId="16">
    <w:abstractNumId w:val="26"/>
  </w:num>
  <w:num w:numId="17">
    <w:abstractNumId w:val="13"/>
  </w:num>
  <w:num w:numId="18">
    <w:abstractNumId w:val="27"/>
  </w:num>
  <w:num w:numId="19">
    <w:abstractNumId w:val="28"/>
  </w:num>
  <w:num w:numId="20">
    <w:abstractNumId w:val="2"/>
  </w:num>
  <w:num w:numId="21">
    <w:abstractNumId w:val="0"/>
  </w:num>
  <w:num w:numId="22">
    <w:abstractNumId w:val="11"/>
  </w:num>
  <w:num w:numId="23">
    <w:abstractNumId w:val="37"/>
  </w:num>
  <w:num w:numId="24">
    <w:abstractNumId w:val="31"/>
  </w:num>
  <w:num w:numId="25">
    <w:abstractNumId w:val="24"/>
  </w:num>
  <w:num w:numId="26">
    <w:abstractNumId w:val="15"/>
  </w:num>
  <w:num w:numId="27">
    <w:abstractNumId w:val="17"/>
  </w:num>
  <w:num w:numId="28">
    <w:abstractNumId w:val="6"/>
  </w:num>
  <w:num w:numId="29">
    <w:abstractNumId w:val="5"/>
  </w:num>
  <w:num w:numId="30">
    <w:abstractNumId w:val="7"/>
  </w:num>
  <w:num w:numId="31">
    <w:abstractNumId w:val="30"/>
  </w:num>
  <w:num w:numId="32">
    <w:abstractNumId w:val="32"/>
  </w:num>
  <w:num w:numId="33">
    <w:abstractNumId w:val="8"/>
  </w:num>
  <w:num w:numId="34">
    <w:abstractNumId w:val="34"/>
  </w:num>
  <w:num w:numId="35">
    <w:abstractNumId w:val="9"/>
  </w:num>
  <w:num w:numId="36">
    <w:abstractNumId w:val="10"/>
  </w:num>
  <w:num w:numId="37">
    <w:abstractNumId w:val="16"/>
  </w:num>
  <w:num w:numId="38">
    <w:abstractNumId w:val="35"/>
  </w:num>
  <w:num w:numId="39">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proofState w:spelling="clean" w:grammar="clean"/>
  <w:defaultTabStop w:val="720"/>
  <w:characterSpacingControl w:val="doNotCompress"/>
  <w:compat/>
  <w:rsids>
    <w:rsidRoot w:val="0089651B"/>
    <w:rsid w:val="00071F2B"/>
    <w:rsid w:val="00243EDE"/>
    <w:rsid w:val="002E3068"/>
    <w:rsid w:val="005109AC"/>
    <w:rsid w:val="0089651B"/>
    <w:rsid w:val="00AB351C"/>
    <w:rsid w:val="00B5739D"/>
    <w:rsid w:val="00EB13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09A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E30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306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E30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306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89017896">
      <w:bodyDiv w:val="1"/>
      <w:marLeft w:val="0"/>
      <w:marRight w:val="0"/>
      <w:marTop w:val="0"/>
      <w:marBottom w:val="0"/>
      <w:divBdr>
        <w:top w:val="none" w:sz="0" w:space="0" w:color="auto"/>
        <w:left w:val="none" w:sz="0" w:space="0" w:color="auto"/>
        <w:bottom w:val="none" w:sz="0" w:space="0" w:color="auto"/>
        <w:right w:val="none" w:sz="0" w:space="0" w:color="auto"/>
      </w:divBdr>
      <w:divsChild>
        <w:div w:id="1790512778">
          <w:marLeft w:val="0"/>
          <w:marRight w:val="0"/>
          <w:marTop w:val="0"/>
          <w:marBottom w:val="0"/>
          <w:divBdr>
            <w:top w:val="none" w:sz="0" w:space="0" w:color="auto"/>
            <w:left w:val="none" w:sz="0" w:space="0" w:color="auto"/>
            <w:bottom w:val="none" w:sz="0" w:space="0" w:color="auto"/>
            <w:right w:val="none" w:sz="0" w:space="0" w:color="auto"/>
          </w:divBdr>
        </w:div>
        <w:div w:id="1408963165">
          <w:marLeft w:val="0"/>
          <w:marRight w:val="0"/>
          <w:marTop w:val="0"/>
          <w:marBottom w:val="0"/>
          <w:divBdr>
            <w:top w:val="none" w:sz="0" w:space="0" w:color="auto"/>
            <w:left w:val="none" w:sz="0" w:space="0" w:color="auto"/>
            <w:bottom w:val="none" w:sz="0" w:space="0" w:color="auto"/>
            <w:right w:val="none" w:sz="0" w:space="0" w:color="auto"/>
          </w:divBdr>
          <w:divsChild>
            <w:div w:id="1749502913">
              <w:marLeft w:val="0"/>
              <w:marRight w:val="0"/>
              <w:marTop w:val="0"/>
              <w:marBottom w:val="0"/>
              <w:divBdr>
                <w:top w:val="none" w:sz="0" w:space="0" w:color="auto"/>
                <w:left w:val="none" w:sz="0" w:space="0" w:color="auto"/>
                <w:bottom w:val="none" w:sz="0" w:space="0" w:color="auto"/>
                <w:right w:val="none" w:sz="0" w:space="0" w:color="auto"/>
              </w:divBdr>
              <w:divsChild>
                <w:div w:id="675688117">
                  <w:marLeft w:val="0"/>
                  <w:marRight w:val="0"/>
                  <w:marTop w:val="0"/>
                  <w:marBottom w:val="0"/>
                  <w:divBdr>
                    <w:top w:val="none" w:sz="0" w:space="0" w:color="auto"/>
                    <w:left w:val="none" w:sz="0" w:space="0" w:color="auto"/>
                    <w:bottom w:val="none" w:sz="0" w:space="0" w:color="auto"/>
                    <w:right w:val="none" w:sz="0" w:space="0" w:color="auto"/>
                  </w:divBdr>
                  <w:divsChild>
                    <w:div w:id="249239831">
                      <w:marLeft w:val="0"/>
                      <w:marRight w:val="0"/>
                      <w:marTop w:val="0"/>
                      <w:marBottom w:val="0"/>
                      <w:divBdr>
                        <w:top w:val="none" w:sz="0" w:space="0" w:color="auto"/>
                        <w:left w:val="none" w:sz="0" w:space="0" w:color="auto"/>
                        <w:bottom w:val="none" w:sz="0" w:space="0" w:color="auto"/>
                        <w:right w:val="none" w:sz="0" w:space="0" w:color="auto"/>
                      </w:divBdr>
                      <w:divsChild>
                        <w:div w:id="50810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472457">
          <w:marLeft w:val="0"/>
          <w:marRight w:val="0"/>
          <w:marTop w:val="0"/>
          <w:marBottom w:val="0"/>
          <w:divBdr>
            <w:top w:val="none" w:sz="0" w:space="0" w:color="auto"/>
            <w:left w:val="none" w:sz="0" w:space="0" w:color="auto"/>
            <w:bottom w:val="none" w:sz="0" w:space="0" w:color="auto"/>
            <w:right w:val="none" w:sz="0" w:space="0" w:color="auto"/>
          </w:divBdr>
          <w:divsChild>
            <w:div w:id="1987927372">
              <w:marLeft w:val="0"/>
              <w:marRight w:val="0"/>
              <w:marTop w:val="0"/>
              <w:marBottom w:val="0"/>
              <w:divBdr>
                <w:top w:val="none" w:sz="0" w:space="0" w:color="auto"/>
                <w:left w:val="none" w:sz="0" w:space="0" w:color="auto"/>
                <w:bottom w:val="none" w:sz="0" w:space="0" w:color="auto"/>
                <w:right w:val="none" w:sz="0" w:space="0" w:color="auto"/>
              </w:divBdr>
              <w:divsChild>
                <w:div w:id="371459903">
                  <w:marLeft w:val="0"/>
                  <w:marRight w:val="0"/>
                  <w:marTop w:val="0"/>
                  <w:marBottom w:val="0"/>
                  <w:divBdr>
                    <w:top w:val="none" w:sz="0" w:space="0" w:color="auto"/>
                    <w:left w:val="none" w:sz="0" w:space="0" w:color="auto"/>
                    <w:bottom w:val="none" w:sz="0" w:space="0" w:color="auto"/>
                    <w:right w:val="none" w:sz="0" w:space="0" w:color="auto"/>
                  </w:divBdr>
                  <w:divsChild>
                    <w:div w:id="2134789213">
                      <w:marLeft w:val="0"/>
                      <w:marRight w:val="0"/>
                      <w:marTop w:val="0"/>
                      <w:marBottom w:val="0"/>
                      <w:divBdr>
                        <w:top w:val="none" w:sz="0" w:space="0" w:color="auto"/>
                        <w:left w:val="none" w:sz="0" w:space="0" w:color="auto"/>
                        <w:bottom w:val="none" w:sz="0" w:space="0" w:color="auto"/>
                        <w:right w:val="none" w:sz="0" w:space="0" w:color="auto"/>
                      </w:divBdr>
                      <w:divsChild>
                        <w:div w:id="1993176588">
                          <w:marLeft w:val="0"/>
                          <w:marRight w:val="0"/>
                          <w:marTop w:val="0"/>
                          <w:marBottom w:val="0"/>
                          <w:divBdr>
                            <w:top w:val="none" w:sz="0" w:space="0" w:color="auto"/>
                            <w:left w:val="none" w:sz="0" w:space="0" w:color="auto"/>
                            <w:bottom w:val="none" w:sz="0" w:space="0" w:color="auto"/>
                            <w:right w:val="none" w:sz="0" w:space="0" w:color="auto"/>
                          </w:divBdr>
                        </w:div>
                      </w:divsChild>
                    </w:div>
                    <w:div w:id="89326022">
                      <w:marLeft w:val="0"/>
                      <w:marRight w:val="0"/>
                      <w:marTop w:val="0"/>
                      <w:marBottom w:val="0"/>
                      <w:divBdr>
                        <w:top w:val="none" w:sz="0" w:space="0" w:color="auto"/>
                        <w:left w:val="none" w:sz="0" w:space="0" w:color="auto"/>
                        <w:bottom w:val="none" w:sz="0" w:space="0" w:color="auto"/>
                        <w:right w:val="none" w:sz="0" w:space="0" w:color="auto"/>
                      </w:divBdr>
                      <w:divsChild>
                        <w:div w:id="419790182">
                          <w:marLeft w:val="0"/>
                          <w:marRight w:val="0"/>
                          <w:marTop w:val="0"/>
                          <w:marBottom w:val="0"/>
                          <w:divBdr>
                            <w:top w:val="none" w:sz="0" w:space="0" w:color="auto"/>
                            <w:left w:val="none" w:sz="0" w:space="0" w:color="auto"/>
                            <w:bottom w:val="none" w:sz="0" w:space="0" w:color="auto"/>
                            <w:right w:val="none" w:sz="0" w:space="0" w:color="auto"/>
                          </w:divBdr>
                          <w:divsChild>
                            <w:div w:id="1339307803">
                              <w:marLeft w:val="0"/>
                              <w:marRight w:val="0"/>
                              <w:marTop w:val="0"/>
                              <w:marBottom w:val="0"/>
                              <w:divBdr>
                                <w:top w:val="none" w:sz="0" w:space="0" w:color="auto"/>
                                <w:left w:val="none" w:sz="0" w:space="0" w:color="auto"/>
                                <w:bottom w:val="none" w:sz="0" w:space="0" w:color="auto"/>
                                <w:right w:val="none" w:sz="0" w:space="0" w:color="auto"/>
                              </w:divBdr>
                              <w:divsChild>
                                <w:div w:id="824861267">
                                  <w:marLeft w:val="0"/>
                                  <w:marRight w:val="0"/>
                                  <w:marTop w:val="0"/>
                                  <w:marBottom w:val="0"/>
                                  <w:divBdr>
                                    <w:top w:val="none" w:sz="0" w:space="0" w:color="auto"/>
                                    <w:left w:val="none" w:sz="0" w:space="0" w:color="auto"/>
                                    <w:bottom w:val="none" w:sz="0" w:space="0" w:color="auto"/>
                                    <w:right w:val="none" w:sz="0" w:space="0" w:color="auto"/>
                                  </w:divBdr>
                                </w:div>
                                <w:div w:id="923996088">
                                  <w:marLeft w:val="0"/>
                                  <w:marRight w:val="0"/>
                                  <w:marTop w:val="0"/>
                                  <w:marBottom w:val="0"/>
                                  <w:divBdr>
                                    <w:top w:val="none" w:sz="0" w:space="0" w:color="auto"/>
                                    <w:left w:val="none" w:sz="0" w:space="0" w:color="auto"/>
                                    <w:bottom w:val="none" w:sz="0" w:space="0" w:color="auto"/>
                                    <w:right w:val="none" w:sz="0" w:space="0" w:color="auto"/>
                                  </w:divBdr>
                                </w:div>
                                <w:div w:id="686254180">
                                  <w:marLeft w:val="0"/>
                                  <w:marRight w:val="0"/>
                                  <w:marTop w:val="0"/>
                                  <w:marBottom w:val="0"/>
                                  <w:divBdr>
                                    <w:top w:val="none" w:sz="0" w:space="0" w:color="auto"/>
                                    <w:left w:val="none" w:sz="0" w:space="0" w:color="auto"/>
                                    <w:bottom w:val="none" w:sz="0" w:space="0" w:color="auto"/>
                                    <w:right w:val="none" w:sz="0" w:space="0" w:color="auto"/>
                                  </w:divBdr>
                                </w:div>
                                <w:div w:id="1852337287">
                                  <w:marLeft w:val="0"/>
                                  <w:marRight w:val="0"/>
                                  <w:marTop w:val="0"/>
                                  <w:marBottom w:val="0"/>
                                  <w:divBdr>
                                    <w:top w:val="none" w:sz="0" w:space="0" w:color="auto"/>
                                    <w:left w:val="none" w:sz="0" w:space="0" w:color="auto"/>
                                    <w:bottom w:val="none" w:sz="0" w:space="0" w:color="auto"/>
                                    <w:right w:val="none" w:sz="0" w:space="0" w:color="auto"/>
                                  </w:divBdr>
                                </w:div>
                                <w:div w:id="511535955">
                                  <w:marLeft w:val="0"/>
                                  <w:marRight w:val="0"/>
                                  <w:marTop w:val="0"/>
                                  <w:marBottom w:val="0"/>
                                  <w:divBdr>
                                    <w:top w:val="none" w:sz="0" w:space="0" w:color="auto"/>
                                    <w:left w:val="none" w:sz="0" w:space="0" w:color="auto"/>
                                    <w:bottom w:val="none" w:sz="0" w:space="0" w:color="auto"/>
                                    <w:right w:val="none" w:sz="0" w:space="0" w:color="auto"/>
                                  </w:divBdr>
                                </w:div>
                                <w:div w:id="705759311">
                                  <w:marLeft w:val="0"/>
                                  <w:marRight w:val="0"/>
                                  <w:marTop w:val="0"/>
                                  <w:marBottom w:val="0"/>
                                  <w:divBdr>
                                    <w:top w:val="none" w:sz="0" w:space="0" w:color="auto"/>
                                    <w:left w:val="none" w:sz="0" w:space="0" w:color="auto"/>
                                    <w:bottom w:val="none" w:sz="0" w:space="0" w:color="auto"/>
                                    <w:right w:val="none" w:sz="0" w:space="0" w:color="auto"/>
                                  </w:divBdr>
                                  <w:divsChild>
                                    <w:div w:id="205306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961497">
                          <w:marLeft w:val="0"/>
                          <w:marRight w:val="0"/>
                          <w:marTop w:val="0"/>
                          <w:marBottom w:val="0"/>
                          <w:divBdr>
                            <w:top w:val="none" w:sz="0" w:space="0" w:color="auto"/>
                            <w:left w:val="none" w:sz="0" w:space="0" w:color="auto"/>
                            <w:bottom w:val="none" w:sz="0" w:space="0" w:color="auto"/>
                            <w:right w:val="none" w:sz="0" w:space="0" w:color="auto"/>
                          </w:divBdr>
                          <w:divsChild>
                            <w:div w:id="38749436">
                              <w:marLeft w:val="0"/>
                              <w:marRight w:val="0"/>
                              <w:marTop w:val="0"/>
                              <w:marBottom w:val="0"/>
                              <w:divBdr>
                                <w:top w:val="none" w:sz="0" w:space="0" w:color="auto"/>
                                <w:left w:val="none" w:sz="0" w:space="0" w:color="auto"/>
                                <w:bottom w:val="none" w:sz="0" w:space="0" w:color="auto"/>
                                <w:right w:val="none" w:sz="0" w:space="0" w:color="auto"/>
                              </w:divBdr>
                              <w:divsChild>
                                <w:div w:id="157123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735897">
              <w:marLeft w:val="0"/>
              <w:marRight w:val="0"/>
              <w:marTop w:val="0"/>
              <w:marBottom w:val="0"/>
              <w:divBdr>
                <w:top w:val="none" w:sz="0" w:space="0" w:color="auto"/>
                <w:left w:val="none" w:sz="0" w:space="0" w:color="auto"/>
                <w:bottom w:val="none" w:sz="0" w:space="0" w:color="auto"/>
                <w:right w:val="none" w:sz="0" w:space="0" w:color="auto"/>
              </w:divBdr>
              <w:divsChild>
                <w:div w:id="144856539">
                  <w:marLeft w:val="0"/>
                  <w:marRight w:val="0"/>
                  <w:marTop w:val="0"/>
                  <w:marBottom w:val="0"/>
                  <w:divBdr>
                    <w:top w:val="none" w:sz="0" w:space="0" w:color="auto"/>
                    <w:left w:val="none" w:sz="0" w:space="0" w:color="auto"/>
                    <w:bottom w:val="none" w:sz="0" w:space="0" w:color="auto"/>
                    <w:right w:val="none" w:sz="0" w:space="0" w:color="auto"/>
                  </w:divBdr>
                  <w:divsChild>
                    <w:div w:id="1936789125">
                      <w:marLeft w:val="0"/>
                      <w:marRight w:val="0"/>
                      <w:marTop w:val="0"/>
                      <w:marBottom w:val="0"/>
                      <w:divBdr>
                        <w:top w:val="none" w:sz="0" w:space="0" w:color="auto"/>
                        <w:left w:val="none" w:sz="0" w:space="0" w:color="auto"/>
                        <w:bottom w:val="none" w:sz="0" w:space="0" w:color="auto"/>
                        <w:right w:val="none" w:sz="0" w:space="0" w:color="auto"/>
                      </w:divBdr>
                      <w:divsChild>
                        <w:div w:id="1037313499">
                          <w:marLeft w:val="0"/>
                          <w:marRight w:val="0"/>
                          <w:marTop w:val="0"/>
                          <w:marBottom w:val="0"/>
                          <w:divBdr>
                            <w:top w:val="none" w:sz="0" w:space="0" w:color="auto"/>
                            <w:left w:val="none" w:sz="0" w:space="0" w:color="auto"/>
                            <w:bottom w:val="none" w:sz="0" w:space="0" w:color="auto"/>
                            <w:right w:val="none" w:sz="0" w:space="0" w:color="auto"/>
                          </w:divBdr>
                        </w:div>
                        <w:div w:id="189806087">
                          <w:marLeft w:val="0"/>
                          <w:marRight w:val="0"/>
                          <w:marTop w:val="0"/>
                          <w:marBottom w:val="0"/>
                          <w:divBdr>
                            <w:top w:val="none" w:sz="0" w:space="0" w:color="auto"/>
                            <w:left w:val="none" w:sz="0" w:space="0" w:color="auto"/>
                            <w:bottom w:val="none" w:sz="0" w:space="0" w:color="auto"/>
                            <w:right w:val="none" w:sz="0" w:space="0" w:color="auto"/>
                          </w:divBdr>
                        </w:div>
                        <w:div w:id="1373727799">
                          <w:marLeft w:val="0"/>
                          <w:marRight w:val="0"/>
                          <w:marTop w:val="0"/>
                          <w:marBottom w:val="0"/>
                          <w:divBdr>
                            <w:top w:val="none" w:sz="0" w:space="0" w:color="auto"/>
                            <w:left w:val="none" w:sz="0" w:space="0" w:color="auto"/>
                            <w:bottom w:val="none" w:sz="0" w:space="0" w:color="auto"/>
                            <w:right w:val="none" w:sz="0" w:space="0" w:color="auto"/>
                          </w:divBdr>
                        </w:div>
                        <w:div w:id="619336709">
                          <w:marLeft w:val="0"/>
                          <w:marRight w:val="0"/>
                          <w:marTop w:val="0"/>
                          <w:marBottom w:val="0"/>
                          <w:divBdr>
                            <w:top w:val="none" w:sz="0" w:space="0" w:color="auto"/>
                            <w:left w:val="none" w:sz="0" w:space="0" w:color="auto"/>
                            <w:bottom w:val="none" w:sz="0" w:space="0" w:color="auto"/>
                            <w:right w:val="none" w:sz="0" w:space="0" w:color="auto"/>
                          </w:divBdr>
                          <w:divsChild>
                            <w:div w:id="42284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517269">
      <w:bodyDiv w:val="1"/>
      <w:marLeft w:val="0"/>
      <w:marRight w:val="0"/>
      <w:marTop w:val="0"/>
      <w:marBottom w:val="0"/>
      <w:divBdr>
        <w:top w:val="none" w:sz="0" w:space="0" w:color="auto"/>
        <w:left w:val="none" w:sz="0" w:space="0" w:color="auto"/>
        <w:bottom w:val="none" w:sz="0" w:space="0" w:color="auto"/>
        <w:right w:val="none" w:sz="0" w:space="0" w:color="auto"/>
      </w:divBdr>
      <w:divsChild>
        <w:div w:id="435948791">
          <w:marLeft w:val="0"/>
          <w:marRight w:val="0"/>
          <w:marTop w:val="0"/>
          <w:marBottom w:val="0"/>
          <w:divBdr>
            <w:top w:val="none" w:sz="0" w:space="0" w:color="auto"/>
            <w:left w:val="none" w:sz="0" w:space="0" w:color="auto"/>
            <w:bottom w:val="none" w:sz="0" w:space="0" w:color="auto"/>
            <w:right w:val="none" w:sz="0" w:space="0" w:color="auto"/>
          </w:divBdr>
        </w:div>
        <w:div w:id="1404640483">
          <w:marLeft w:val="0"/>
          <w:marRight w:val="0"/>
          <w:marTop w:val="0"/>
          <w:marBottom w:val="0"/>
          <w:divBdr>
            <w:top w:val="none" w:sz="0" w:space="0" w:color="auto"/>
            <w:left w:val="none" w:sz="0" w:space="0" w:color="auto"/>
            <w:bottom w:val="none" w:sz="0" w:space="0" w:color="auto"/>
            <w:right w:val="none" w:sz="0" w:space="0" w:color="auto"/>
          </w:divBdr>
          <w:divsChild>
            <w:div w:id="21173705">
              <w:marLeft w:val="0"/>
              <w:marRight w:val="0"/>
              <w:marTop w:val="0"/>
              <w:marBottom w:val="0"/>
              <w:divBdr>
                <w:top w:val="none" w:sz="0" w:space="0" w:color="auto"/>
                <w:left w:val="none" w:sz="0" w:space="0" w:color="auto"/>
                <w:bottom w:val="none" w:sz="0" w:space="0" w:color="auto"/>
                <w:right w:val="none" w:sz="0" w:space="0" w:color="auto"/>
              </w:divBdr>
              <w:divsChild>
                <w:div w:id="919830016">
                  <w:marLeft w:val="0"/>
                  <w:marRight w:val="0"/>
                  <w:marTop w:val="0"/>
                  <w:marBottom w:val="0"/>
                  <w:divBdr>
                    <w:top w:val="none" w:sz="0" w:space="0" w:color="auto"/>
                    <w:left w:val="none" w:sz="0" w:space="0" w:color="auto"/>
                    <w:bottom w:val="none" w:sz="0" w:space="0" w:color="auto"/>
                    <w:right w:val="none" w:sz="0" w:space="0" w:color="auto"/>
                  </w:divBdr>
                  <w:divsChild>
                    <w:div w:id="1652127437">
                      <w:marLeft w:val="0"/>
                      <w:marRight w:val="0"/>
                      <w:marTop w:val="0"/>
                      <w:marBottom w:val="0"/>
                      <w:divBdr>
                        <w:top w:val="none" w:sz="0" w:space="0" w:color="auto"/>
                        <w:left w:val="none" w:sz="0" w:space="0" w:color="auto"/>
                        <w:bottom w:val="none" w:sz="0" w:space="0" w:color="auto"/>
                        <w:right w:val="none" w:sz="0" w:space="0" w:color="auto"/>
                      </w:divBdr>
                      <w:divsChild>
                        <w:div w:id="57169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629135">
          <w:marLeft w:val="0"/>
          <w:marRight w:val="0"/>
          <w:marTop w:val="0"/>
          <w:marBottom w:val="0"/>
          <w:divBdr>
            <w:top w:val="none" w:sz="0" w:space="0" w:color="auto"/>
            <w:left w:val="none" w:sz="0" w:space="0" w:color="auto"/>
            <w:bottom w:val="none" w:sz="0" w:space="0" w:color="auto"/>
            <w:right w:val="none" w:sz="0" w:space="0" w:color="auto"/>
          </w:divBdr>
          <w:divsChild>
            <w:div w:id="40634804">
              <w:marLeft w:val="0"/>
              <w:marRight w:val="0"/>
              <w:marTop w:val="0"/>
              <w:marBottom w:val="0"/>
              <w:divBdr>
                <w:top w:val="none" w:sz="0" w:space="0" w:color="auto"/>
                <w:left w:val="none" w:sz="0" w:space="0" w:color="auto"/>
                <w:bottom w:val="none" w:sz="0" w:space="0" w:color="auto"/>
                <w:right w:val="none" w:sz="0" w:space="0" w:color="auto"/>
              </w:divBdr>
              <w:divsChild>
                <w:div w:id="945581184">
                  <w:marLeft w:val="0"/>
                  <w:marRight w:val="0"/>
                  <w:marTop w:val="0"/>
                  <w:marBottom w:val="0"/>
                  <w:divBdr>
                    <w:top w:val="none" w:sz="0" w:space="0" w:color="auto"/>
                    <w:left w:val="none" w:sz="0" w:space="0" w:color="auto"/>
                    <w:bottom w:val="none" w:sz="0" w:space="0" w:color="auto"/>
                    <w:right w:val="none" w:sz="0" w:space="0" w:color="auto"/>
                  </w:divBdr>
                  <w:divsChild>
                    <w:div w:id="693966531">
                      <w:marLeft w:val="0"/>
                      <w:marRight w:val="0"/>
                      <w:marTop w:val="0"/>
                      <w:marBottom w:val="0"/>
                      <w:divBdr>
                        <w:top w:val="none" w:sz="0" w:space="0" w:color="auto"/>
                        <w:left w:val="none" w:sz="0" w:space="0" w:color="auto"/>
                        <w:bottom w:val="none" w:sz="0" w:space="0" w:color="auto"/>
                        <w:right w:val="none" w:sz="0" w:space="0" w:color="auto"/>
                      </w:divBdr>
                      <w:divsChild>
                        <w:div w:id="1181316992">
                          <w:marLeft w:val="0"/>
                          <w:marRight w:val="0"/>
                          <w:marTop w:val="0"/>
                          <w:marBottom w:val="0"/>
                          <w:divBdr>
                            <w:top w:val="none" w:sz="0" w:space="0" w:color="auto"/>
                            <w:left w:val="none" w:sz="0" w:space="0" w:color="auto"/>
                            <w:bottom w:val="none" w:sz="0" w:space="0" w:color="auto"/>
                            <w:right w:val="none" w:sz="0" w:space="0" w:color="auto"/>
                          </w:divBdr>
                        </w:div>
                      </w:divsChild>
                    </w:div>
                    <w:div w:id="1586721278">
                      <w:marLeft w:val="0"/>
                      <w:marRight w:val="0"/>
                      <w:marTop w:val="0"/>
                      <w:marBottom w:val="0"/>
                      <w:divBdr>
                        <w:top w:val="none" w:sz="0" w:space="0" w:color="auto"/>
                        <w:left w:val="none" w:sz="0" w:space="0" w:color="auto"/>
                        <w:bottom w:val="none" w:sz="0" w:space="0" w:color="auto"/>
                        <w:right w:val="none" w:sz="0" w:space="0" w:color="auto"/>
                      </w:divBdr>
                      <w:divsChild>
                        <w:div w:id="1799834247">
                          <w:marLeft w:val="0"/>
                          <w:marRight w:val="0"/>
                          <w:marTop w:val="0"/>
                          <w:marBottom w:val="0"/>
                          <w:divBdr>
                            <w:top w:val="none" w:sz="0" w:space="0" w:color="auto"/>
                            <w:left w:val="none" w:sz="0" w:space="0" w:color="auto"/>
                            <w:bottom w:val="none" w:sz="0" w:space="0" w:color="auto"/>
                            <w:right w:val="none" w:sz="0" w:space="0" w:color="auto"/>
                          </w:divBdr>
                          <w:divsChild>
                            <w:div w:id="177547099">
                              <w:marLeft w:val="0"/>
                              <w:marRight w:val="0"/>
                              <w:marTop w:val="0"/>
                              <w:marBottom w:val="0"/>
                              <w:divBdr>
                                <w:top w:val="none" w:sz="0" w:space="0" w:color="auto"/>
                                <w:left w:val="none" w:sz="0" w:space="0" w:color="auto"/>
                                <w:bottom w:val="none" w:sz="0" w:space="0" w:color="auto"/>
                                <w:right w:val="none" w:sz="0" w:space="0" w:color="auto"/>
                              </w:divBdr>
                              <w:divsChild>
                                <w:div w:id="1290433760">
                                  <w:marLeft w:val="0"/>
                                  <w:marRight w:val="0"/>
                                  <w:marTop w:val="0"/>
                                  <w:marBottom w:val="0"/>
                                  <w:divBdr>
                                    <w:top w:val="none" w:sz="0" w:space="0" w:color="auto"/>
                                    <w:left w:val="none" w:sz="0" w:space="0" w:color="auto"/>
                                    <w:bottom w:val="none" w:sz="0" w:space="0" w:color="auto"/>
                                    <w:right w:val="none" w:sz="0" w:space="0" w:color="auto"/>
                                  </w:divBdr>
                                </w:div>
                                <w:div w:id="1680423558">
                                  <w:marLeft w:val="0"/>
                                  <w:marRight w:val="0"/>
                                  <w:marTop w:val="0"/>
                                  <w:marBottom w:val="0"/>
                                  <w:divBdr>
                                    <w:top w:val="none" w:sz="0" w:space="0" w:color="auto"/>
                                    <w:left w:val="none" w:sz="0" w:space="0" w:color="auto"/>
                                    <w:bottom w:val="none" w:sz="0" w:space="0" w:color="auto"/>
                                    <w:right w:val="none" w:sz="0" w:space="0" w:color="auto"/>
                                  </w:divBdr>
                                </w:div>
                                <w:div w:id="1095326196">
                                  <w:marLeft w:val="0"/>
                                  <w:marRight w:val="0"/>
                                  <w:marTop w:val="0"/>
                                  <w:marBottom w:val="0"/>
                                  <w:divBdr>
                                    <w:top w:val="none" w:sz="0" w:space="0" w:color="auto"/>
                                    <w:left w:val="none" w:sz="0" w:space="0" w:color="auto"/>
                                    <w:bottom w:val="none" w:sz="0" w:space="0" w:color="auto"/>
                                    <w:right w:val="none" w:sz="0" w:space="0" w:color="auto"/>
                                  </w:divBdr>
                                </w:div>
                                <w:div w:id="1995714752">
                                  <w:marLeft w:val="0"/>
                                  <w:marRight w:val="0"/>
                                  <w:marTop w:val="0"/>
                                  <w:marBottom w:val="0"/>
                                  <w:divBdr>
                                    <w:top w:val="none" w:sz="0" w:space="0" w:color="auto"/>
                                    <w:left w:val="none" w:sz="0" w:space="0" w:color="auto"/>
                                    <w:bottom w:val="none" w:sz="0" w:space="0" w:color="auto"/>
                                    <w:right w:val="none" w:sz="0" w:space="0" w:color="auto"/>
                                  </w:divBdr>
                                </w:div>
                                <w:div w:id="961038339">
                                  <w:marLeft w:val="0"/>
                                  <w:marRight w:val="0"/>
                                  <w:marTop w:val="0"/>
                                  <w:marBottom w:val="0"/>
                                  <w:divBdr>
                                    <w:top w:val="none" w:sz="0" w:space="0" w:color="auto"/>
                                    <w:left w:val="none" w:sz="0" w:space="0" w:color="auto"/>
                                    <w:bottom w:val="none" w:sz="0" w:space="0" w:color="auto"/>
                                    <w:right w:val="none" w:sz="0" w:space="0" w:color="auto"/>
                                  </w:divBdr>
                                </w:div>
                                <w:div w:id="2137482250">
                                  <w:marLeft w:val="0"/>
                                  <w:marRight w:val="0"/>
                                  <w:marTop w:val="0"/>
                                  <w:marBottom w:val="0"/>
                                  <w:divBdr>
                                    <w:top w:val="none" w:sz="0" w:space="0" w:color="auto"/>
                                    <w:left w:val="none" w:sz="0" w:space="0" w:color="auto"/>
                                    <w:bottom w:val="none" w:sz="0" w:space="0" w:color="auto"/>
                                    <w:right w:val="none" w:sz="0" w:space="0" w:color="auto"/>
                                  </w:divBdr>
                                  <w:divsChild>
                                    <w:div w:id="92113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806820">
                          <w:marLeft w:val="0"/>
                          <w:marRight w:val="0"/>
                          <w:marTop w:val="0"/>
                          <w:marBottom w:val="0"/>
                          <w:divBdr>
                            <w:top w:val="none" w:sz="0" w:space="0" w:color="auto"/>
                            <w:left w:val="none" w:sz="0" w:space="0" w:color="auto"/>
                            <w:bottom w:val="none" w:sz="0" w:space="0" w:color="auto"/>
                            <w:right w:val="none" w:sz="0" w:space="0" w:color="auto"/>
                          </w:divBdr>
                          <w:divsChild>
                            <w:div w:id="1879968424">
                              <w:marLeft w:val="0"/>
                              <w:marRight w:val="0"/>
                              <w:marTop w:val="0"/>
                              <w:marBottom w:val="0"/>
                              <w:divBdr>
                                <w:top w:val="none" w:sz="0" w:space="0" w:color="auto"/>
                                <w:left w:val="none" w:sz="0" w:space="0" w:color="auto"/>
                                <w:bottom w:val="none" w:sz="0" w:space="0" w:color="auto"/>
                                <w:right w:val="none" w:sz="0" w:space="0" w:color="auto"/>
                              </w:divBdr>
                              <w:divsChild>
                                <w:div w:id="8928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4990591">
              <w:marLeft w:val="0"/>
              <w:marRight w:val="0"/>
              <w:marTop w:val="0"/>
              <w:marBottom w:val="0"/>
              <w:divBdr>
                <w:top w:val="none" w:sz="0" w:space="0" w:color="auto"/>
                <w:left w:val="none" w:sz="0" w:space="0" w:color="auto"/>
                <w:bottom w:val="none" w:sz="0" w:space="0" w:color="auto"/>
                <w:right w:val="none" w:sz="0" w:space="0" w:color="auto"/>
              </w:divBdr>
              <w:divsChild>
                <w:div w:id="1795826314">
                  <w:marLeft w:val="0"/>
                  <w:marRight w:val="0"/>
                  <w:marTop w:val="0"/>
                  <w:marBottom w:val="0"/>
                  <w:divBdr>
                    <w:top w:val="none" w:sz="0" w:space="0" w:color="auto"/>
                    <w:left w:val="none" w:sz="0" w:space="0" w:color="auto"/>
                    <w:bottom w:val="none" w:sz="0" w:space="0" w:color="auto"/>
                    <w:right w:val="none" w:sz="0" w:space="0" w:color="auto"/>
                  </w:divBdr>
                  <w:divsChild>
                    <w:div w:id="1646935441">
                      <w:marLeft w:val="0"/>
                      <w:marRight w:val="0"/>
                      <w:marTop w:val="0"/>
                      <w:marBottom w:val="0"/>
                      <w:divBdr>
                        <w:top w:val="none" w:sz="0" w:space="0" w:color="auto"/>
                        <w:left w:val="none" w:sz="0" w:space="0" w:color="auto"/>
                        <w:bottom w:val="none" w:sz="0" w:space="0" w:color="auto"/>
                        <w:right w:val="none" w:sz="0" w:space="0" w:color="auto"/>
                      </w:divBdr>
                      <w:divsChild>
                        <w:div w:id="1511413633">
                          <w:marLeft w:val="0"/>
                          <w:marRight w:val="0"/>
                          <w:marTop w:val="0"/>
                          <w:marBottom w:val="0"/>
                          <w:divBdr>
                            <w:top w:val="none" w:sz="0" w:space="0" w:color="auto"/>
                            <w:left w:val="none" w:sz="0" w:space="0" w:color="auto"/>
                            <w:bottom w:val="none" w:sz="0" w:space="0" w:color="auto"/>
                            <w:right w:val="none" w:sz="0" w:space="0" w:color="auto"/>
                          </w:divBdr>
                        </w:div>
                        <w:div w:id="1854761049">
                          <w:marLeft w:val="0"/>
                          <w:marRight w:val="0"/>
                          <w:marTop w:val="0"/>
                          <w:marBottom w:val="0"/>
                          <w:divBdr>
                            <w:top w:val="none" w:sz="0" w:space="0" w:color="auto"/>
                            <w:left w:val="none" w:sz="0" w:space="0" w:color="auto"/>
                            <w:bottom w:val="none" w:sz="0" w:space="0" w:color="auto"/>
                            <w:right w:val="none" w:sz="0" w:space="0" w:color="auto"/>
                          </w:divBdr>
                        </w:div>
                        <w:div w:id="1204175465">
                          <w:marLeft w:val="0"/>
                          <w:marRight w:val="0"/>
                          <w:marTop w:val="0"/>
                          <w:marBottom w:val="0"/>
                          <w:divBdr>
                            <w:top w:val="none" w:sz="0" w:space="0" w:color="auto"/>
                            <w:left w:val="none" w:sz="0" w:space="0" w:color="auto"/>
                            <w:bottom w:val="none" w:sz="0" w:space="0" w:color="auto"/>
                            <w:right w:val="none" w:sz="0" w:space="0" w:color="auto"/>
                          </w:divBdr>
                        </w:div>
                        <w:div w:id="231736269">
                          <w:marLeft w:val="0"/>
                          <w:marRight w:val="0"/>
                          <w:marTop w:val="0"/>
                          <w:marBottom w:val="0"/>
                          <w:divBdr>
                            <w:top w:val="none" w:sz="0" w:space="0" w:color="auto"/>
                            <w:left w:val="none" w:sz="0" w:space="0" w:color="auto"/>
                            <w:bottom w:val="none" w:sz="0" w:space="0" w:color="auto"/>
                            <w:right w:val="none" w:sz="0" w:space="0" w:color="auto"/>
                          </w:divBdr>
                          <w:divsChild>
                            <w:div w:id="111590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821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 Id="rId9" Type="http://schemas.microsoft.com/office/2007/relationships/stylesWithEffects" Target="stylesWithEffect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19</Pages>
  <Words>2086</Words>
  <Characters>11893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2018_BSC_IT_Shivani Gupta</dc:creator>
  <cp:lastModifiedBy>pc</cp:lastModifiedBy>
  <cp:revision>7</cp:revision>
  <dcterms:created xsi:type="dcterms:W3CDTF">2019-01-10T07:05:00Z</dcterms:created>
  <dcterms:modified xsi:type="dcterms:W3CDTF">2019-02-11T05:19:00Z</dcterms:modified>
</cp:coreProperties>
</file>